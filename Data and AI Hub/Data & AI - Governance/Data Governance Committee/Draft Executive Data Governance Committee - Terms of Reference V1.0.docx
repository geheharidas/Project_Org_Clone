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71016" w:rsidP="00CA2176" w:rsidRDefault="00D71016" w14:paraId="2A0DF61F" w14:textId="78DA312C">
      <w:pPr>
        <w:pStyle w:val="Title"/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58242" behindDoc="1" locked="0" layoutInCell="1" allowOverlap="1" wp14:anchorId="2EE236E1" wp14:editId="6997D5A9">
            <wp:simplePos x="0" y="0"/>
            <wp:positionH relativeFrom="column">
              <wp:posOffset>-443444</wp:posOffset>
            </wp:positionH>
            <wp:positionV relativeFrom="paragraph">
              <wp:posOffset>-475615</wp:posOffset>
            </wp:positionV>
            <wp:extent cx="7867848" cy="2809461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848" cy="2809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1016">
        <w:rPr>
          <w:noProof/>
          <w:lang w:eastAsia="en-AU"/>
        </w:rPr>
        <w:t>TERMS OF REFERENCE</w:t>
      </w:r>
    </w:p>
    <w:p w:rsidR="00D71016" w:rsidP="00CA2176" w:rsidRDefault="00D71016" w14:paraId="5E883EEA" w14:textId="77777777">
      <w:pPr>
        <w:pStyle w:val="Title"/>
        <w:rPr>
          <w:noProof/>
          <w:lang w:eastAsia="en-AU"/>
        </w:rPr>
      </w:pPr>
      <w:r w:rsidRPr="00D71016">
        <w:rPr>
          <w:noProof/>
          <w:lang w:eastAsia="en-AU"/>
        </w:rPr>
        <w:t xml:space="preserve">Executive Data </w:t>
      </w:r>
    </w:p>
    <w:p w:rsidR="00FC4989" w:rsidP="00CA2176" w:rsidRDefault="00D71016" w14:paraId="4E3A651B" w14:textId="659D4C62">
      <w:pPr>
        <w:pStyle w:val="Title"/>
        <w:rPr>
          <w:noProof/>
          <w:lang w:eastAsia="en-AU"/>
        </w:rPr>
      </w:pPr>
      <w:r w:rsidRPr="00D71016">
        <w:rPr>
          <w:noProof/>
          <w:lang w:eastAsia="en-AU"/>
        </w:rPr>
        <w:t>Governance Commi</w:t>
      </w:r>
      <w:r w:rsidR="00F4427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7F5BDA74" wp14:editId="01D886DC">
                <wp:simplePos x="0" y="0"/>
                <wp:positionH relativeFrom="column">
                  <wp:posOffset>4393095</wp:posOffset>
                </wp:positionH>
                <wp:positionV relativeFrom="paragraph">
                  <wp:posOffset>-98839</wp:posOffset>
                </wp:positionV>
                <wp:extent cx="2703195" cy="1152939"/>
                <wp:effectExtent l="0" t="0" r="1905" b="952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195" cy="1152939"/>
                          <a:chOff x="0" y="-357809"/>
                          <a:chExt cx="2703195" cy="1152939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-357809"/>
                            <a:ext cx="2703195" cy="11529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0574" y="-53012"/>
                            <a:ext cx="1739265" cy="571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6" style="position:absolute;margin-left:345.9pt;margin-top:-7.8pt;width:212.85pt;height:90.8pt;z-index:251658243;mso-height-relative:margin" coordsize="27031,11529" coordorigin=",-3578" o:spid="_x0000_s1026" w14:anchorId="12C273D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">
                <v:rect id="Rectangle 9" style="position:absolute;top:-3578;width:27031;height:11529;visibility:visible;mso-wrap-style:square;v-text-anchor:middle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" style="position:absolute;left:4505;top:-530;width:17393;height:571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">
                  <v:imagedata o:title="" r:id="rId14"/>
                </v:shape>
              </v:group>
            </w:pict>
          </mc:Fallback>
        </mc:AlternateContent>
      </w:r>
      <w:r>
        <w:rPr>
          <w:noProof/>
          <w:lang w:eastAsia="en-AU"/>
        </w:rPr>
        <w:t>ttee</w:t>
      </w:r>
    </w:p>
    <w:p w:rsidR="0010647D" w:rsidP="0010647D" w:rsidRDefault="0010647D" w14:paraId="3145AD0D" w14:textId="77777777"/>
    <w:p w:rsidR="0010647D" w:rsidP="0010647D" w:rsidRDefault="0010647D" w14:paraId="590CA94F" w14:textId="77777777"/>
    <w:p w:rsidR="0010647D" w:rsidP="0010647D" w:rsidRDefault="007C7335" w14:paraId="55C81084" w14:textId="77777777">
      <w:r w:rsidRPr="0040732E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ABA5CFE" wp14:editId="0A8E6986">
                <wp:simplePos x="0" y="0"/>
                <wp:positionH relativeFrom="column">
                  <wp:posOffset>3451860</wp:posOffset>
                </wp:positionH>
                <wp:positionV relativeFrom="paragraph">
                  <wp:posOffset>431800</wp:posOffset>
                </wp:positionV>
                <wp:extent cx="3200400" cy="19875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98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4568A" w:rsidR="0034568A" w:rsidP="0040732E" w:rsidRDefault="0034568A" w14:paraId="13E489E0" w14:textId="77777777">
                            <w:pPr>
                              <w:rPr>
                                <w:b/>
                                <w:color w:val="003087"/>
                                <w:sz w:val="10"/>
                              </w:rPr>
                            </w:pPr>
                          </w:p>
                          <w:p w:rsidRPr="002E43AB" w:rsidR="0040732E" w:rsidP="0003003E" w:rsidRDefault="00722C84" w14:paraId="418A1E28" w14:textId="1525BC5C">
                            <w:pPr>
                              <w:spacing w:line="240" w:lineRule="auto"/>
                              <w:ind w:left="2127" w:hanging="1985"/>
                              <w:rPr>
                                <w:color w:val="003087"/>
                              </w:rPr>
                            </w:pPr>
                            <w:r w:rsidRPr="002E43AB">
                              <w:rPr>
                                <w:b/>
                                <w:color w:val="003087"/>
                              </w:rPr>
                              <w:t>Steward</w:t>
                            </w:r>
                            <w:r w:rsidRPr="002E43AB" w:rsidR="0003003E">
                              <w:rPr>
                                <w:color w:val="003087"/>
                              </w:rPr>
                              <w:tab/>
                            </w:r>
                            <w:del w:author="Clara LIPSCOMBE" w:date="2026-02-05T09:06:00Z" w16du:dateUtc="2026-02-05T01:06:00Z" w:id="0">
                              <w:r w:rsidDel="00BD450C" w:rsidR="00C037FF">
                                <w:rPr>
                                  <w:color w:val="003087"/>
                                </w:rPr>
                                <w:delText>Senior Manager Data Hub</w:delText>
                              </w:r>
                            </w:del>
                            <w:ins w:author="Clara LIPSCOMBE" w:date="2026-02-05T09:06:00Z" w16du:dateUtc="2026-02-05T01:06:00Z" w:id="1">
                              <w:r w:rsidR="00BD450C">
                                <w:rPr>
                                  <w:color w:val="003087"/>
                                </w:rPr>
                                <w:t>Associate Director, Data, Strategy and Architecture</w:t>
                              </w:r>
                            </w:ins>
                          </w:p>
                          <w:p w:rsidRPr="002E43AB" w:rsidR="0040732E" w:rsidP="004A6A2F" w:rsidRDefault="0040732E" w14:paraId="0CAC5369" w14:textId="1668FCD2">
                            <w:pPr>
                              <w:spacing w:line="240" w:lineRule="auto"/>
                              <w:ind w:left="2127" w:hanging="1985"/>
                              <w:rPr>
                                <w:color w:val="003087"/>
                                <w:lang w:val="it-IT"/>
                              </w:rPr>
                            </w:pPr>
                            <w:r w:rsidRPr="002E43AB">
                              <w:rPr>
                                <w:b/>
                                <w:color w:val="003087"/>
                                <w:lang w:val="it-IT"/>
                              </w:rPr>
                              <w:t>Administrator(s)</w:t>
                            </w:r>
                            <w:r w:rsidRPr="002E43AB" w:rsidR="00722C84">
                              <w:rPr>
                                <w:color w:val="003087"/>
                                <w:lang w:val="it-IT"/>
                              </w:rPr>
                              <w:tab/>
                            </w:r>
                            <w:r w:rsidRPr="002E43AB" w:rsidR="002E43AB">
                              <w:rPr>
                                <w:color w:val="003087"/>
                                <w:lang w:val="it-IT"/>
                              </w:rPr>
                              <w:t>Data &amp; AI Governa</w:t>
                            </w:r>
                            <w:r w:rsidR="002E43AB">
                              <w:rPr>
                                <w:color w:val="003087"/>
                                <w:lang w:val="it-IT"/>
                              </w:rPr>
                              <w:t>nce Lead</w:t>
                            </w:r>
                          </w:p>
                          <w:p w:rsidRPr="0010647D" w:rsidR="0040732E" w:rsidP="0034568A" w:rsidRDefault="00722C84" w14:paraId="4A08A3CF" w14:textId="5DAE2646">
                            <w:pPr>
                              <w:spacing w:line="240" w:lineRule="auto"/>
                              <w:ind w:left="142"/>
                              <w:rPr>
                                <w:b/>
                                <w:color w:val="003087"/>
                              </w:rPr>
                            </w:pPr>
                            <w:r w:rsidRPr="0010647D">
                              <w:rPr>
                                <w:b/>
                                <w:color w:val="003087"/>
                              </w:rPr>
                              <w:t>TRIM File</w:t>
                            </w:r>
                            <w:r w:rsidRPr="0010647D" w:rsidR="0040732E">
                              <w:rPr>
                                <w:b/>
                                <w:color w:val="003087"/>
                              </w:rPr>
                              <w:tab/>
                            </w:r>
                            <w:r w:rsidRPr="0010647D" w:rsidR="0040732E">
                              <w:rPr>
                                <w:b/>
                                <w:color w:val="003087"/>
                              </w:rPr>
                              <w:tab/>
                            </w:r>
                            <w:r w:rsidRPr="00CA2176" w:rsidR="00CA2176">
                              <w:rPr>
                                <w:color w:val="003087"/>
                                <w:highlight w:val="yellow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ABA5CFE">
                <v:stroke joinstyle="miter"/>
                <v:path gradientshapeok="t" o:connecttype="rect"/>
              </v:shapetype>
              <v:shape id="Text Box 2" style="position:absolute;margin-left:271.8pt;margin-top:34pt;width:252pt;height:156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">
                <v:textbox>
                  <w:txbxContent>
                    <w:p w:rsidRPr="0034568A" w:rsidR="0034568A" w:rsidP="0040732E" w:rsidRDefault="0034568A" w14:paraId="13E489E0" w14:textId="77777777">
                      <w:pPr>
                        <w:rPr>
                          <w:b/>
                          <w:color w:val="003087"/>
                          <w:sz w:val="10"/>
                        </w:rPr>
                      </w:pPr>
                    </w:p>
                    <w:p w:rsidRPr="002E43AB" w:rsidR="0040732E" w:rsidP="0003003E" w:rsidRDefault="00722C84" w14:paraId="418A1E28" w14:textId="1525BC5C">
                      <w:pPr>
                        <w:spacing w:line="240" w:lineRule="auto"/>
                        <w:ind w:left="2127" w:hanging="1985"/>
                        <w:rPr>
                          <w:color w:val="003087"/>
                        </w:rPr>
                      </w:pPr>
                      <w:r w:rsidRPr="002E43AB">
                        <w:rPr>
                          <w:b/>
                          <w:color w:val="003087"/>
                        </w:rPr>
                        <w:t>Steward</w:t>
                      </w:r>
                      <w:r w:rsidRPr="002E43AB" w:rsidR="0003003E">
                        <w:rPr>
                          <w:color w:val="003087"/>
                        </w:rPr>
                        <w:tab/>
                      </w:r>
                      <w:del w:author="Clara LIPSCOMBE" w:date="2026-02-05T09:06:00Z" w16du:dateUtc="2026-02-05T01:06:00Z" w:id="2">
                        <w:r w:rsidDel="00BD450C" w:rsidR="00C037FF">
                          <w:rPr>
                            <w:color w:val="003087"/>
                          </w:rPr>
                          <w:delText>Senior Manager Data Hub</w:delText>
                        </w:r>
                      </w:del>
                      <w:ins w:author="Clara LIPSCOMBE" w:date="2026-02-05T09:06:00Z" w16du:dateUtc="2026-02-05T01:06:00Z" w:id="3">
                        <w:r w:rsidR="00BD450C">
                          <w:rPr>
                            <w:color w:val="003087"/>
                          </w:rPr>
                          <w:t>Associate Director, Data, Strategy and Architecture</w:t>
                        </w:r>
                      </w:ins>
                    </w:p>
                    <w:p w:rsidRPr="002E43AB" w:rsidR="0040732E" w:rsidP="004A6A2F" w:rsidRDefault="0040732E" w14:paraId="0CAC5369" w14:textId="1668FCD2">
                      <w:pPr>
                        <w:spacing w:line="240" w:lineRule="auto"/>
                        <w:ind w:left="2127" w:hanging="1985"/>
                        <w:rPr>
                          <w:color w:val="003087"/>
                          <w:lang w:val="it-IT"/>
                        </w:rPr>
                      </w:pPr>
                      <w:r w:rsidRPr="002E43AB">
                        <w:rPr>
                          <w:b/>
                          <w:color w:val="003087"/>
                          <w:lang w:val="it-IT"/>
                        </w:rPr>
                        <w:t>Administrator(s)</w:t>
                      </w:r>
                      <w:r w:rsidRPr="002E43AB" w:rsidR="00722C84">
                        <w:rPr>
                          <w:color w:val="003087"/>
                          <w:lang w:val="it-IT"/>
                        </w:rPr>
                        <w:tab/>
                      </w:r>
                      <w:r w:rsidRPr="002E43AB" w:rsidR="002E43AB">
                        <w:rPr>
                          <w:color w:val="003087"/>
                          <w:lang w:val="it-IT"/>
                        </w:rPr>
                        <w:t>Data &amp; AI Governa</w:t>
                      </w:r>
                      <w:r w:rsidR="002E43AB">
                        <w:rPr>
                          <w:color w:val="003087"/>
                          <w:lang w:val="it-IT"/>
                        </w:rPr>
                        <w:t>nce Lead</w:t>
                      </w:r>
                    </w:p>
                    <w:p w:rsidRPr="0010647D" w:rsidR="0040732E" w:rsidP="0034568A" w:rsidRDefault="00722C84" w14:paraId="4A08A3CF" w14:textId="5DAE2646">
                      <w:pPr>
                        <w:spacing w:line="240" w:lineRule="auto"/>
                        <w:ind w:left="142"/>
                        <w:rPr>
                          <w:b/>
                          <w:color w:val="003087"/>
                        </w:rPr>
                      </w:pPr>
                      <w:r w:rsidRPr="0010647D">
                        <w:rPr>
                          <w:b/>
                          <w:color w:val="003087"/>
                        </w:rPr>
                        <w:t>TRIM File</w:t>
                      </w:r>
                      <w:r w:rsidRPr="0010647D" w:rsidR="0040732E">
                        <w:rPr>
                          <w:b/>
                          <w:color w:val="003087"/>
                        </w:rPr>
                        <w:tab/>
                      </w:r>
                      <w:r w:rsidRPr="0010647D" w:rsidR="0040732E">
                        <w:rPr>
                          <w:b/>
                          <w:color w:val="003087"/>
                        </w:rPr>
                        <w:tab/>
                      </w:r>
                      <w:r w:rsidRPr="00CA2176" w:rsidR="00CA2176">
                        <w:rPr>
                          <w:color w:val="003087"/>
                          <w:highlight w:val="yellow"/>
                        </w:rPr>
                        <w:t>XXX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32E" w:rsidR="0010647D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472FDB8" wp14:editId="1A7C2CA0">
                <wp:simplePos x="0" y="0"/>
                <wp:positionH relativeFrom="column">
                  <wp:posOffset>6350</wp:posOffset>
                </wp:positionH>
                <wp:positionV relativeFrom="paragraph">
                  <wp:posOffset>431800</wp:posOffset>
                </wp:positionV>
                <wp:extent cx="3200400" cy="1707515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70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4568A" w:rsidR="0034568A" w:rsidP="0010647D" w:rsidRDefault="0034568A" w14:paraId="19CFFF79" w14:textId="77777777">
                            <w:pPr>
                              <w:pStyle w:val="Metadata"/>
                              <w:spacing w:line="240" w:lineRule="auto"/>
                              <w:rPr>
                                <w:sz w:val="10"/>
                              </w:rPr>
                            </w:pPr>
                          </w:p>
                          <w:p w:rsidRPr="0010647D" w:rsidR="0040732E" w:rsidP="0034568A" w:rsidRDefault="0040732E" w14:paraId="5B888864" w14:textId="2EFE47CB">
                            <w:pPr>
                              <w:pStyle w:val="Metadata"/>
                              <w:spacing w:line="240" w:lineRule="auto"/>
                              <w:ind w:left="142"/>
                            </w:pPr>
                            <w:r w:rsidRPr="0010647D">
                              <w:t>Policy</w:t>
                            </w:r>
                            <w:r w:rsidRPr="0010647D" w:rsidR="00722C84">
                              <w:t xml:space="preserve"> Number</w:t>
                            </w:r>
                            <w:r w:rsidRPr="0010647D">
                              <w:tab/>
                            </w:r>
                            <w:r w:rsidRPr="00C572A1" w:rsidR="00C572A1">
                              <w:rPr>
                                <w:b w:val="0"/>
                                <w:highlight w:val="yellow"/>
                              </w:rPr>
                              <w:t>XXX</w:t>
                            </w:r>
                          </w:p>
                          <w:p w:rsidRPr="00344315" w:rsidR="0040732E" w:rsidP="0034568A" w:rsidRDefault="00722C84" w14:paraId="1FE55074" w14:textId="44DDE963">
                            <w:pPr>
                              <w:pStyle w:val="Metadata"/>
                              <w:spacing w:line="240" w:lineRule="auto"/>
                              <w:ind w:left="142"/>
                            </w:pPr>
                            <w:r w:rsidRPr="00344315">
                              <w:t>Approval Date</w:t>
                            </w:r>
                            <w:r w:rsidRPr="00344315" w:rsidR="0040732E">
                              <w:t xml:space="preserve"> </w:t>
                            </w:r>
                            <w:r w:rsidRPr="00344315" w:rsidR="0040732E">
                              <w:tab/>
                            </w:r>
                            <w:r w:rsidRPr="00CA2176" w:rsidR="00CA2176">
                              <w:rPr>
                                <w:b w:val="0"/>
                                <w:highlight w:val="yellow"/>
                              </w:rPr>
                              <w:t>XXX</w:t>
                            </w:r>
                          </w:p>
                          <w:p w:rsidRPr="0010647D" w:rsidR="0040732E" w:rsidP="0034568A" w:rsidRDefault="00722C84" w14:paraId="3B4C29BD" w14:textId="329D9B13">
                            <w:pPr>
                              <w:pStyle w:val="Metadata"/>
                              <w:spacing w:line="240" w:lineRule="auto"/>
                              <w:ind w:left="142"/>
                            </w:pPr>
                            <w:r w:rsidRPr="00344315">
                              <w:t>Assessment Date</w:t>
                            </w:r>
                            <w:r w:rsidRPr="00344315" w:rsidR="0003003E">
                              <w:t xml:space="preserve"> </w:t>
                            </w:r>
                            <w:r w:rsidRPr="00344315" w:rsidR="0003003E">
                              <w:tab/>
                            </w:r>
                            <w:r w:rsidRPr="00CA2176" w:rsidR="00CA2176">
                              <w:rPr>
                                <w:b w:val="0"/>
                                <w:highlight w:val="yellow"/>
                              </w:rPr>
                              <w:t>XXX</w:t>
                            </w:r>
                          </w:p>
                          <w:p w:rsidRPr="0010647D" w:rsidR="0040732E" w:rsidP="002C4DA1" w:rsidRDefault="00722C84" w14:paraId="73EA08F4" w14:textId="39EA36A1">
                            <w:pPr>
                              <w:pStyle w:val="Metadata"/>
                              <w:spacing w:line="240" w:lineRule="auto"/>
                              <w:ind w:left="2127" w:hanging="1985"/>
                              <w:rPr>
                                <w:b w:val="0"/>
                              </w:rPr>
                            </w:pPr>
                            <w:r w:rsidRPr="0010647D">
                              <w:t>Approver</w:t>
                            </w:r>
                            <w:r w:rsidR="0003003E">
                              <w:tab/>
                            </w:r>
                            <w:r w:rsidR="0003003E">
                              <w:tab/>
                            </w:r>
                            <w:r w:rsidR="00CA2176">
                              <w:rPr>
                                <w:b w:val="0"/>
                              </w:rPr>
                              <w:t>Chief Information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.5pt;margin-top:34pt;width:252pt;height:134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" w14:anchorId="1472FDB8">
                <v:textbox>
                  <w:txbxContent>
                    <w:p w:rsidRPr="0034568A" w:rsidR="0034568A" w:rsidP="0010647D" w:rsidRDefault="0034568A" w14:paraId="19CFFF79" w14:textId="77777777">
                      <w:pPr>
                        <w:pStyle w:val="Metadata"/>
                        <w:spacing w:line="240" w:lineRule="auto"/>
                        <w:rPr>
                          <w:sz w:val="10"/>
                        </w:rPr>
                      </w:pPr>
                    </w:p>
                    <w:p w:rsidRPr="0010647D" w:rsidR="0040732E" w:rsidP="0034568A" w:rsidRDefault="0040732E" w14:paraId="5B888864" w14:textId="2EFE47CB">
                      <w:pPr>
                        <w:pStyle w:val="Metadata"/>
                        <w:spacing w:line="240" w:lineRule="auto"/>
                        <w:ind w:left="142"/>
                      </w:pPr>
                      <w:r w:rsidRPr="0010647D">
                        <w:t>Policy</w:t>
                      </w:r>
                      <w:r w:rsidRPr="0010647D" w:rsidR="00722C84">
                        <w:t xml:space="preserve"> Number</w:t>
                      </w:r>
                      <w:r w:rsidRPr="0010647D">
                        <w:tab/>
                      </w:r>
                      <w:r w:rsidRPr="00C572A1" w:rsidR="00C572A1">
                        <w:rPr>
                          <w:b w:val="0"/>
                          <w:highlight w:val="yellow"/>
                        </w:rPr>
                        <w:t>XXX</w:t>
                      </w:r>
                    </w:p>
                    <w:p w:rsidRPr="00344315" w:rsidR="0040732E" w:rsidP="0034568A" w:rsidRDefault="00722C84" w14:paraId="1FE55074" w14:textId="44DDE963">
                      <w:pPr>
                        <w:pStyle w:val="Metadata"/>
                        <w:spacing w:line="240" w:lineRule="auto"/>
                        <w:ind w:left="142"/>
                      </w:pPr>
                      <w:r w:rsidRPr="00344315">
                        <w:t>Approval Date</w:t>
                      </w:r>
                      <w:r w:rsidRPr="00344315" w:rsidR="0040732E">
                        <w:t xml:space="preserve"> </w:t>
                      </w:r>
                      <w:r w:rsidRPr="00344315" w:rsidR="0040732E">
                        <w:tab/>
                      </w:r>
                      <w:r w:rsidRPr="00CA2176" w:rsidR="00CA2176">
                        <w:rPr>
                          <w:b w:val="0"/>
                          <w:highlight w:val="yellow"/>
                        </w:rPr>
                        <w:t>XXX</w:t>
                      </w:r>
                    </w:p>
                    <w:p w:rsidRPr="0010647D" w:rsidR="0040732E" w:rsidP="0034568A" w:rsidRDefault="00722C84" w14:paraId="3B4C29BD" w14:textId="329D9B13">
                      <w:pPr>
                        <w:pStyle w:val="Metadata"/>
                        <w:spacing w:line="240" w:lineRule="auto"/>
                        <w:ind w:left="142"/>
                      </w:pPr>
                      <w:r w:rsidRPr="00344315">
                        <w:t>Assessment Date</w:t>
                      </w:r>
                      <w:r w:rsidRPr="00344315" w:rsidR="0003003E">
                        <w:t xml:space="preserve"> </w:t>
                      </w:r>
                      <w:r w:rsidRPr="00344315" w:rsidR="0003003E">
                        <w:tab/>
                      </w:r>
                      <w:r w:rsidRPr="00CA2176" w:rsidR="00CA2176">
                        <w:rPr>
                          <w:b w:val="0"/>
                          <w:highlight w:val="yellow"/>
                        </w:rPr>
                        <w:t>XXX</w:t>
                      </w:r>
                    </w:p>
                    <w:p w:rsidRPr="0010647D" w:rsidR="0040732E" w:rsidP="002C4DA1" w:rsidRDefault="00722C84" w14:paraId="73EA08F4" w14:textId="39EA36A1">
                      <w:pPr>
                        <w:pStyle w:val="Metadata"/>
                        <w:spacing w:line="240" w:lineRule="auto"/>
                        <w:ind w:left="2127" w:hanging="1985"/>
                        <w:rPr>
                          <w:b w:val="0"/>
                        </w:rPr>
                      </w:pPr>
                      <w:r w:rsidRPr="0010647D">
                        <w:t>Approver</w:t>
                      </w:r>
                      <w:r w:rsidR="0003003E">
                        <w:tab/>
                      </w:r>
                      <w:r w:rsidR="0003003E">
                        <w:tab/>
                      </w:r>
                      <w:r w:rsidR="00CA2176">
                        <w:rPr>
                          <w:b w:val="0"/>
                        </w:rPr>
                        <w:t>Chief Information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0647D" w:rsidP="0010647D" w:rsidRDefault="00624FA7" w14:paraId="772E8977" w14:textId="41927013"/>
    <w:p w:rsidRPr="001918E7" w:rsidR="0010647D" w:rsidP="001918E7" w:rsidRDefault="0010647D" w14:paraId="4F5CA18D" w14:textId="77777777">
      <w:pPr>
        <w:pStyle w:val="Heading1"/>
      </w:pPr>
      <w:bookmarkStart w:name="_Toc144284600" w:id="6"/>
      <w:r w:rsidRPr="001918E7">
        <w:t>Purpose</w:t>
      </w:r>
      <w:bookmarkEnd w:id="6"/>
    </w:p>
    <w:p w:rsidR="00267C73" w:rsidP="00D75B1A" w:rsidRDefault="00267C73" w14:paraId="03E0A2DE" w14:textId="77777777">
      <w:pPr>
        <w:pStyle w:val="Heading5"/>
        <w:numPr>
          <w:ilvl w:val="0"/>
          <w:numId w:val="0"/>
        </w:numPr>
        <w:rPr>
          <w:rFonts w:eastAsia="Times New Roman"/>
          <w:lang w:eastAsia="en-AU"/>
        </w:rPr>
      </w:pPr>
    </w:p>
    <w:p w:rsidRPr="004408D7" w:rsidR="007B4336" w:rsidP="007B4336" w:rsidRDefault="007B4336" w14:paraId="58AE5628" w14:textId="77777777">
      <w:r w:rsidRPr="004408D7">
        <w:t>The Executive Data Governance Committee (the Committee) provides strategic oversight and authority for enterprise data governance and analytics at UWA.</w:t>
      </w:r>
    </w:p>
    <w:p w:rsidRPr="004408D7" w:rsidR="007B4336" w:rsidP="007B4336" w:rsidRDefault="007B4336" w14:paraId="332C2B93" w14:textId="77777777">
      <w:r w:rsidRPr="004408D7">
        <w:t>The Committee ensures that enterprise data is governed consistently, supports trusted decision-making, and is aligned to UWA’s strategic priorities, while operating in alignment with UWA’s broader information governance and risk frameworks.</w:t>
      </w:r>
    </w:p>
    <w:p w:rsidR="00DD383F" w:rsidP="001918E7" w:rsidRDefault="007B4336" w14:paraId="7587D623" w14:textId="503EA755">
      <w:pPr>
        <w:pStyle w:val="Heading1"/>
      </w:pPr>
      <w:r>
        <w:t>Scope</w:t>
      </w:r>
    </w:p>
    <w:p w:rsidR="00267C73" w:rsidP="00267C73" w:rsidRDefault="00267C73" w14:paraId="0D20D7BA" w14:textId="77777777"/>
    <w:p w:rsidRPr="004408D7" w:rsidR="00194DF1" w:rsidP="00194DF1" w:rsidRDefault="00194DF1" w14:paraId="1FB34B7D" w14:textId="77777777">
      <w:r w:rsidRPr="004408D7">
        <w:t>The Committee’s scope covers enterprise-level data governance and analytics matters, including:</w:t>
      </w:r>
    </w:p>
    <w:p w:rsidRPr="004408D7" w:rsidR="00194DF1" w:rsidP="00B7734A" w:rsidRDefault="00194DF1" w14:paraId="3C63B5AE" w14:textId="77777777">
      <w:pPr>
        <w:numPr>
          <w:ilvl w:val="0"/>
          <w:numId w:val="8"/>
        </w:numPr>
        <w:spacing w:after="160" w:line="278" w:lineRule="auto"/>
      </w:pPr>
      <w:r w:rsidRPr="004408D7">
        <w:t>Enterprise data governance framework</w:t>
      </w:r>
      <w:r>
        <w:t>, guidelines</w:t>
      </w:r>
      <w:r w:rsidRPr="004408D7">
        <w:t xml:space="preserve"> and major updates</w:t>
      </w:r>
    </w:p>
    <w:p w:rsidR="00194DF1" w:rsidP="00B7734A" w:rsidRDefault="00194DF1" w14:paraId="583DA1B0" w14:textId="77777777">
      <w:pPr>
        <w:numPr>
          <w:ilvl w:val="0"/>
          <w:numId w:val="8"/>
        </w:numPr>
        <w:spacing w:after="160" w:line="278" w:lineRule="auto"/>
      </w:pPr>
      <w:r w:rsidRPr="00D5270E">
        <w:t>Adherence to approved data governance policies and frameworks</w:t>
      </w:r>
    </w:p>
    <w:p w:rsidRPr="004408D7" w:rsidR="00194DF1" w:rsidP="00B7734A" w:rsidRDefault="00194DF1" w14:paraId="4F70AFBC" w14:textId="77777777">
      <w:pPr>
        <w:numPr>
          <w:ilvl w:val="0"/>
          <w:numId w:val="8"/>
        </w:numPr>
        <w:spacing w:after="160" w:line="278" w:lineRule="auto"/>
      </w:pPr>
      <w:r w:rsidRPr="004408D7">
        <w:t>Cross-domain data standards, definitions, and critical data issues</w:t>
      </w:r>
    </w:p>
    <w:p w:rsidR="00194DF1" w:rsidP="00B7734A" w:rsidRDefault="00194DF1" w14:paraId="31128E1F" w14:textId="77777777">
      <w:pPr>
        <w:numPr>
          <w:ilvl w:val="0"/>
          <w:numId w:val="8"/>
        </w:numPr>
        <w:spacing w:after="160" w:line="278" w:lineRule="auto"/>
      </w:pPr>
      <w:r w:rsidRPr="00B87F35">
        <w:t>Data quality issues that affect enterprise reporting or decision-making</w:t>
      </w:r>
    </w:p>
    <w:p w:rsidRPr="004408D7" w:rsidR="00194DF1" w:rsidP="00B7734A" w:rsidRDefault="00194DF1" w14:paraId="2FE31866" w14:textId="77777777">
      <w:pPr>
        <w:numPr>
          <w:ilvl w:val="0"/>
          <w:numId w:val="8"/>
        </w:numPr>
        <w:spacing w:after="160" w:line="278" w:lineRule="auto"/>
      </w:pPr>
      <w:r w:rsidRPr="004408D7">
        <w:t>Priorities for enterprise data and analytics investment</w:t>
      </w:r>
      <w:r>
        <w:t>s</w:t>
      </w:r>
      <w:r w:rsidRPr="004408D7">
        <w:t xml:space="preserve"> and resourcing</w:t>
      </w:r>
    </w:p>
    <w:p w:rsidR="00194DF1" w:rsidP="00B7734A" w:rsidRDefault="00194DF1" w14:paraId="362BD26E" w14:textId="573E1FD0">
      <w:pPr>
        <w:numPr>
          <w:ilvl w:val="0"/>
          <w:numId w:val="8"/>
        </w:numPr>
        <w:spacing w:after="160" w:line="278" w:lineRule="auto"/>
      </w:pPr>
      <w:r w:rsidRPr="00B97AAD">
        <w:lastRenderedPageBreak/>
        <w:t>Oversight of the central (hub) data function and its interaction with domains</w:t>
      </w:r>
    </w:p>
    <w:p w:rsidRPr="004408D7" w:rsidR="00194DF1" w:rsidP="00194DF1" w:rsidRDefault="00194DF1" w14:paraId="4A34837A" w14:textId="0C3270D2">
      <w:r w:rsidRPr="004408D7">
        <w:t xml:space="preserve">The Committee does not manage operational </w:t>
      </w:r>
      <w:commentRangeStart w:id="7"/>
      <w:r w:rsidRPr="004408D7">
        <w:t>data</w:t>
      </w:r>
      <w:ins w:author="Clara LIPSCOMBE" w:date="2026-02-05T15:49:00Z" w16du:dateUtc="2026-02-05T07:49:00Z" w:id="8">
        <w:r w:rsidR="0081093D">
          <w:t xml:space="preserve"> activities and</w:t>
        </w:r>
      </w:ins>
      <w:r w:rsidRPr="004408D7">
        <w:t xml:space="preserve"> issues </w:t>
      </w:r>
      <w:commentRangeEnd w:id="7"/>
      <w:r w:rsidR="0071166C">
        <w:rPr>
          <w:rStyle w:val="CommentReference"/>
        </w:rPr>
        <w:commentReference w:id="7"/>
      </w:r>
      <w:r w:rsidRPr="004408D7">
        <w:t>or delivery-level analytics activities</w:t>
      </w:r>
      <w:r w:rsidRPr="00B97AAD">
        <w:t>, except in exceptional circumstances where they can be escalated through supporting operational forums.</w:t>
      </w:r>
    </w:p>
    <w:p w:rsidR="00267C73" w:rsidP="00194DF1" w:rsidRDefault="00194DF1" w14:paraId="7B1AB78B" w14:textId="3E725DD2">
      <w:pPr>
        <w:pStyle w:val="Heading1"/>
      </w:pPr>
      <w:r>
        <w:t>Key Responsibilities</w:t>
      </w:r>
    </w:p>
    <w:p w:rsidR="00194DF1" w:rsidP="00194DF1" w:rsidRDefault="00194DF1" w14:paraId="0DD652BE" w14:textId="77777777"/>
    <w:p w:rsidRPr="00A577EE" w:rsidR="00446615" w:rsidP="00446615" w:rsidRDefault="00446615" w14:paraId="7D2E83BC" w14:textId="77777777">
      <w:r w:rsidRPr="00A577EE">
        <w:t>The Committee will:</w:t>
      </w:r>
    </w:p>
    <w:p w:rsidR="00446615" w:rsidP="00B7734A" w:rsidRDefault="00446615" w14:paraId="7C80B9FB" w14:textId="77777777">
      <w:pPr>
        <w:numPr>
          <w:ilvl w:val="0"/>
          <w:numId w:val="9"/>
        </w:numPr>
        <w:spacing w:after="160" w:line="278" w:lineRule="auto"/>
      </w:pPr>
      <w:r w:rsidRPr="000F6471">
        <w:t xml:space="preserve">Endorse and oversee UWA’s data governance </w:t>
      </w:r>
      <w:r>
        <w:t>framework and</w:t>
      </w:r>
      <w:r w:rsidRPr="000F6471">
        <w:t xml:space="preserve"> </w:t>
      </w:r>
      <w:r>
        <w:t>guidelines</w:t>
      </w:r>
    </w:p>
    <w:p w:rsidR="00446615" w:rsidP="00B7734A" w:rsidRDefault="00446615" w14:paraId="716BC798" w14:textId="77777777">
      <w:pPr>
        <w:numPr>
          <w:ilvl w:val="0"/>
          <w:numId w:val="9"/>
        </w:numPr>
        <w:spacing w:after="160" w:line="278" w:lineRule="auto"/>
      </w:pPr>
      <w:r w:rsidRPr="00925A07">
        <w:t>Provide executive oversight of adherence to approved data governance frameworks</w:t>
      </w:r>
    </w:p>
    <w:p w:rsidRPr="00D76418" w:rsidR="00446615" w:rsidP="00B7734A" w:rsidRDefault="00446615" w14:paraId="4ED50455" w14:textId="77777777">
      <w:pPr>
        <w:numPr>
          <w:ilvl w:val="0"/>
          <w:numId w:val="9"/>
        </w:numPr>
        <w:spacing w:after="160" w:line="278" w:lineRule="auto"/>
      </w:pPr>
      <w:r w:rsidRPr="00D76418">
        <w:t>Decide on escalated cross-domain data issues, risks, and standards</w:t>
      </w:r>
    </w:p>
    <w:p w:rsidR="00446615" w:rsidP="00B7734A" w:rsidRDefault="00446615" w14:paraId="5D14234B" w14:textId="2174A926">
      <w:pPr>
        <w:numPr>
          <w:ilvl w:val="0"/>
          <w:numId w:val="9"/>
        </w:numPr>
        <w:spacing w:after="160" w:line="278" w:lineRule="auto"/>
        <w:rPr/>
      </w:pPr>
      <w:r w:rsidR="00446615">
        <w:rPr/>
        <w:t>Provide guidance</w:t>
      </w:r>
      <w:del w:author="Clara LIPSCOMBE" w:date="2026-02-05T15:49:00Z" w16du:dateUtc="2026-02-05T07:49:00Z" w:id="1586441066">
        <w:r w:rsidDel="00446615">
          <w:delText xml:space="preserve"> on priorities</w:delText>
        </w:r>
      </w:del>
      <w:r w:rsidR="00446615">
        <w:rPr/>
        <w:t xml:space="preserve"> for enterprise data and analytics work</w:t>
      </w:r>
      <w:ins w:author="Clara LIPSCOMBE" w:date="2026-02-05T15:49:00Z" w16du:dateUtc="2026-02-05T07:49:00Z" w:id="1411314093">
        <w:r w:rsidR="00CF067C">
          <w:t xml:space="preserve"> and its overarching alignment with </w:t>
        </w:r>
      </w:ins>
      <w:ins w:author="Clara LIPSCOMBE" w:date="2026-02-05T15:50:00Z" w16du:dateUtc="2026-02-05T07:50:00Z" w:id="856733327">
        <w:r w:rsidR="00CF067C">
          <w:t>strategic</w:t>
        </w:r>
      </w:ins>
      <w:ins w:author="Clara LIPSCOMBE" w:date="2026-02-05T15:49:00Z" w16du:dateUtc="2026-02-05T07:49:00Z" w:id="1321016247">
        <w:r w:rsidR="00CF067C">
          <w:t xml:space="preserve"> priorities. </w:t>
        </w:r>
      </w:ins>
    </w:p>
    <w:p w:rsidRPr="00A13D91" w:rsidR="00446615" w:rsidDel="007A23CF" w:rsidP="00B7734A" w:rsidRDefault="00446615" w14:paraId="689ADC18" w14:textId="0221BF1B">
      <w:pPr>
        <w:numPr>
          <w:ilvl w:val="0"/>
          <w:numId w:val="9"/>
        </w:numPr>
        <w:spacing w:after="60" w:line="278" w:lineRule="auto"/>
        <w:rPr>
          <w:del w:author="Clara LIPSCOMBE" w:date="2026-02-05T15:51:00Z" w16du:dateUtc="2026-02-05T07:51:00Z" w:id="14"/>
        </w:rPr>
      </w:pPr>
      <w:commentRangeStart w:id="15"/>
      <w:del w:author="Clara LIPSCOMBE" w:date="2026-02-05T15:51:00Z" w16du:dateUtc="2026-02-05T07:51:00Z" w:id="16">
        <w:r w:rsidRPr="00A13D91" w:rsidDel="007A23CF">
          <w:delText>Support the central data and analytics function by</w:delText>
        </w:r>
        <w:commentRangeEnd w:id="15"/>
        <w:r w:rsidDel="007A23CF" w:rsidR="009E2D37">
          <w:rPr>
            <w:rStyle w:val="CommentReference"/>
          </w:rPr>
          <w:commentReference w:id="15"/>
        </w:r>
        <w:r w:rsidRPr="00A13D91" w:rsidDel="007A23CF">
          <w:delText>:</w:delText>
        </w:r>
      </w:del>
    </w:p>
    <w:p w:rsidRPr="00A13D91" w:rsidR="00446615" w:rsidDel="007A23CF" w:rsidP="00B7734A" w:rsidRDefault="00446615" w14:paraId="17FA7B7C" w14:textId="032EA607">
      <w:pPr>
        <w:pStyle w:val="ListParagraph"/>
        <w:numPr>
          <w:ilvl w:val="0"/>
          <w:numId w:val="10"/>
        </w:numPr>
        <w:spacing w:after="60" w:line="278" w:lineRule="auto"/>
        <w:rPr>
          <w:del w:author="Clara LIPSCOMBE" w:date="2026-02-05T15:51:00Z" w16du:dateUtc="2026-02-05T07:51:00Z" w:id="17"/>
        </w:rPr>
      </w:pPr>
      <w:del w:author="Clara LIPSCOMBE" w:date="2026-02-05T15:51:00Z" w16du:dateUtc="2026-02-05T07:51:00Z" w:id="18">
        <w:r w:rsidRPr="00A13D91" w:rsidDel="007A23CF">
          <w:delText>Endorsing demand management priorities</w:delText>
        </w:r>
      </w:del>
    </w:p>
    <w:p w:rsidRPr="00A13D91" w:rsidR="00446615" w:rsidDel="007A23CF" w:rsidP="00B7734A" w:rsidRDefault="00446615" w14:paraId="7F5FF3B3" w14:textId="424D97EA">
      <w:pPr>
        <w:pStyle w:val="ListParagraph"/>
        <w:numPr>
          <w:ilvl w:val="0"/>
          <w:numId w:val="10"/>
        </w:numPr>
        <w:spacing w:after="60" w:line="278" w:lineRule="auto"/>
        <w:rPr>
          <w:del w:author="Clara LIPSCOMBE" w:date="2026-02-05T15:51:00Z" w16du:dateUtc="2026-02-05T07:51:00Z" w:id="19"/>
        </w:rPr>
      </w:pPr>
      <w:del w:author="Clara LIPSCOMBE" w:date="2026-02-05T15:51:00Z" w16du:dateUtc="2026-02-05T07:51:00Z" w:id="20">
        <w:r w:rsidRPr="00A13D91" w:rsidDel="007A23CF">
          <w:delText>Providing oversight of key data and analytics initiatives and projects</w:delText>
        </w:r>
      </w:del>
    </w:p>
    <w:p w:rsidRPr="00A13D91" w:rsidR="00446615" w:rsidDel="007A23CF" w:rsidP="00B7734A" w:rsidRDefault="00446615" w14:paraId="1F1507F3" w14:textId="1A0B183F">
      <w:pPr>
        <w:pStyle w:val="ListParagraph"/>
        <w:numPr>
          <w:ilvl w:val="0"/>
          <w:numId w:val="10"/>
        </w:numPr>
        <w:spacing w:after="160" w:line="278" w:lineRule="auto"/>
        <w:rPr>
          <w:del w:author="Clara LIPSCOMBE" w:date="2026-02-05T15:51:00Z" w16du:dateUtc="2026-02-05T07:51:00Z" w:id="21"/>
        </w:rPr>
      </w:pPr>
      <w:del w:author="Clara LIPSCOMBE" w:date="2026-02-05T15:51:00Z" w16du:dateUtc="2026-02-05T07:51:00Z" w:id="22">
        <w:r w:rsidRPr="00A13D91" w:rsidDel="007A23CF">
          <w:delText>Supporting decisions on resourcing, capability uplift, and focus areas</w:delText>
        </w:r>
      </w:del>
    </w:p>
    <w:p w:rsidR="00446615" w:rsidP="00B7734A" w:rsidRDefault="00446615" w14:paraId="04DEBABD" w14:textId="77777777">
      <w:pPr>
        <w:numPr>
          <w:ilvl w:val="0"/>
          <w:numId w:val="9"/>
        </w:numPr>
        <w:spacing w:after="160" w:line="278" w:lineRule="auto"/>
      </w:pPr>
      <w:r w:rsidRPr="00D76418">
        <w:t>Ensure data governance activities remain aligned with information governance requirements</w:t>
      </w:r>
    </w:p>
    <w:p w:rsidR="00446615" w:rsidP="00446615" w:rsidRDefault="00446615" w14:paraId="116D97EA" w14:textId="7461C468">
      <w:pPr>
        <w:pStyle w:val="Heading1"/>
      </w:pPr>
      <w:r>
        <w:t>Decision Authority</w:t>
      </w:r>
    </w:p>
    <w:p w:rsidR="002D73D9" w:rsidP="002D73D9" w:rsidRDefault="002D73D9" w14:paraId="20C95144" w14:textId="77777777">
      <w:r w:rsidRPr="0041688D">
        <w:t>The Committee has authority to make or endorse decisions relating to enterprise data governance and analytics.</w:t>
      </w:r>
    </w:p>
    <w:tbl>
      <w:tblPr>
        <w:tblStyle w:val="ListTable2-Accent3"/>
        <w:tblW w:w="0" w:type="auto"/>
        <w:tblLook w:val="04A0" w:firstRow="1" w:lastRow="0" w:firstColumn="1" w:lastColumn="0" w:noHBand="0" w:noVBand="1"/>
      </w:tblPr>
      <w:tblGrid>
        <w:gridCol w:w="2977"/>
        <w:gridCol w:w="6049"/>
      </w:tblGrid>
      <w:tr w:rsidRPr="0041688D" w:rsidR="002D73D9" w:rsidTr="004043FB" w14:paraId="63227D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1F3864" w:themeFill="accent5" w:themeFillShade="80"/>
            <w:hideMark/>
          </w:tcPr>
          <w:p w:rsidRPr="004043FB" w:rsidR="002D73D9" w:rsidP="00862371" w:rsidRDefault="002D73D9" w14:paraId="663F61E3" w14:textId="77777777">
            <w:pPr>
              <w:spacing w:after="160" w:line="278" w:lineRule="auto"/>
              <w:rPr>
                <w:b w:val="0"/>
                <w:bCs w:val="0"/>
                <w:color w:val="FFFFFF" w:themeColor="background1"/>
              </w:rPr>
            </w:pPr>
            <w:r w:rsidRPr="004043FB">
              <w:rPr>
                <w:color w:val="FFFFFF" w:themeColor="background1"/>
              </w:rPr>
              <w:t>Decision Type</w:t>
            </w:r>
          </w:p>
        </w:tc>
        <w:tc>
          <w:tcPr>
            <w:tcW w:w="6049" w:type="dxa"/>
            <w:shd w:val="clear" w:color="auto" w:fill="1F3864" w:themeFill="accent5" w:themeFillShade="80"/>
            <w:hideMark/>
          </w:tcPr>
          <w:p w:rsidRPr="004043FB" w:rsidR="002D73D9" w:rsidP="00862371" w:rsidRDefault="002D73D9" w14:paraId="289B268B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4043FB">
              <w:rPr>
                <w:color w:val="FFFFFF" w:themeColor="background1"/>
              </w:rPr>
              <w:t>What this covers</w:t>
            </w:r>
          </w:p>
        </w:tc>
      </w:tr>
      <w:tr w:rsidRPr="0041688D" w:rsidR="002D73D9" w:rsidTr="004043FB" w14:paraId="71F02C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:rsidRPr="0041688D" w:rsidR="002D73D9" w:rsidP="00862371" w:rsidRDefault="002D73D9" w14:paraId="3D399EB7" w14:textId="77777777">
            <w:pPr>
              <w:spacing w:after="160" w:line="278" w:lineRule="auto"/>
            </w:pPr>
            <w:r w:rsidRPr="0041688D">
              <w:t>Decide</w:t>
            </w:r>
          </w:p>
        </w:tc>
        <w:tc>
          <w:tcPr>
            <w:tcW w:w="6049" w:type="dxa"/>
            <w:hideMark/>
          </w:tcPr>
          <w:p w:rsidRPr="0041688D" w:rsidR="002D73D9" w:rsidP="00862371" w:rsidRDefault="002D73D9" w14:paraId="668AB289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688D">
              <w:t>Cross-domain data issues, standards, and material non-adherence to data governance policies</w:t>
            </w:r>
          </w:p>
        </w:tc>
      </w:tr>
      <w:tr w:rsidRPr="0041688D" w:rsidR="002D73D9" w:rsidTr="004043FB" w14:paraId="2C45CF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:rsidRPr="0041688D" w:rsidR="002D73D9" w:rsidP="00862371" w:rsidRDefault="002D73D9" w14:paraId="25F0B82F" w14:textId="77777777">
            <w:pPr>
              <w:spacing w:after="160" w:line="278" w:lineRule="auto"/>
            </w:pPr>
            <w:r w:rsidRPr="0041688D">
              <w:t>Endorse</w:t>
            </w:r>
          </w:p>
        </w:tc>
        <w:tc>
          <w:tcPr>
            <w:tcW w:w="6049" w:type="dxa"/>
            <w:hideMark/>
          </w:tcPr>
          <w:p w:rsidRPr="0041688D" w:rsidR="002D73D9" w:rsidP="00862371" w:rsidRDefault="002D73D9" w14:paraId="1ED6AA09" w14:textId="18FA05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88D">
              <w:t>Data governance</w:t>
            </w:r>
            <w:ins w:author="Clara LIPSCOMBE" w:date="2026-02-05T09:07:00Z" w16du:dateUtc="2026-02-05T01:07:00Z" w:id="23">
              <w:r w:rsidR="009A2858">
                <w:t xml:space="preserve"> framework,</w:t>
              </w:r>
            </w:ins>
            <w:r w:rsidRPr="0041688D">
              <w:t xml:space="preserve"> </w:t>
            </w:r>
            <w:commentRangeStart w:id="24"/>
            <w:r w:rsidRPr="0041688D">
              <w:t>policies</w:t>
            </w:r>
            <w:commentRangeEnd w:id="24"/>
            <w:r w:rsidR="00ED1766">
              <w:rPr>
                <w:rStyle w:val="CommentReference"/>
              </w:rPr>
              <w:commentReference w:id="24"/>
            </w:r>
            <w:r w:rsidRPr="0041688D">
              <w:t>, standards, priorities, and major initiatives</w:t>
            </w:r>
          </w:p>
        </w:tc>
      </w:tr>
      <w:tr w:rsidRPr="0041688D" w:rsidR="002D73D9" w:rsidTr="004043FB" w14:paraId="2F92AE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:rsidRPr="0041688D" w:rsidR="002D73D9" w:rsidP="00862371" w:rsidRDefault="002D73D9" w14:paraId="0D2D6628" w14:textId="77777777">
            <w:pPr>
              <w:spacing w:after="160" w:line="278" w:lineRule="auto"/>
            </w:pPr>
            <w:r w:rsidRPr="0041688D">
              <w:t>Approve (where delegated)</w:t>
            </w:r>
          </w:p>
        </w:tc>
        <w:tc>
          <w:tcPr>
            <w:tcW w:w="6049" w:type="dxa"/>
            <w:hideMark/>
          </w:tcPr>
          <w:p w:rsidRPr="0041688D" w:rsidR="002D73D9" w:rsidP="00862371" w:rsidRDefault="002D73D9" w14:paraId="21B4C913" w14:textId="7576F1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688D">
              <w:t>Data and analytics investments</w:t>
            </w:r>
            <w:del w:author="Clara LIPSCOMBE" w:date="2026-02-05T09:08:00Z" w16du:dateUtc="2026-02-05T01:08:00Z" w:id="25">
              <w:r w:rsidDel="00AB15A4">
                <w:delText>,</w:delText>
              </w:r>
              <w:r w:rsidRPr="0041688D" w:rsidDel="00AB15A4">
                <w:delText xml:space="preserve"> </w:delText>
              </w:r>
              <w:commentRangeStart w:id="26"/>
              <w:r w:rsidRPr="0041688D" w:rsidDel="00AB15A4">
                <w:delText>resourcing</w:delText>
              </w:r>
              <w:commentRangeEnd w:id="26"/>
              <w:r w:rsidDel="00AB15A4" w:rsidR="006438DF">
                <w:rPr>
                  <w:rStyle w:val="CommentReference"/>
                </w:rPr>
                <w:commentReference w:id="26"/>
              </w:r>
            </w:del>
            <w:r>
              <w:t xml:space="preserve"> and audit </w:t>
            </w:r>
            <w:r w:rsidRPr="0041688D">
              <w:t>decisions</w:t>
            </w:r>
          </w:p>
        </w:tc>
      </w:tr>
      <w:tr w:rsidRPr="0041688D" w:rsidR="002D73D9" w:rsidTr="004043FB" w14:paraId="316BA9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:rsidRPr="0041688D" w:rsidR="002D73D9" w:rsidP="00862371" w:rsidRDefault="002D73D9" w14:paraId="2946D537" w14:textId="77777777">
            <w:pPr>
              <w:spacing w:after="160" w:line="278" w:lineRule="auto"/>
            </w:pPr>
            <w:r w:rsidRPr="0041688D">
              <w:t>Escalate</w:t>
            </w:r>
          </w:p>
        </w:tc>
        <w:tc>
          <w:tcPr>
            <w:tcW w:w="6049" w:type="dxa"/>
            <w:hideMark/>
          </w:tcPr>
          <w:p w:rsidRPr="0041688D" w:rsidR="002D73D9" w:rsidP="00862371" w:rsidRDefault="002D73D9" w14:paraId="1D6E742D" w14:textId="5C4ED5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88D">
              <w:t xml:space="preserve">Matters requiring consideration by other executive or </w:t>
            </w:r>
            <w:del w:author="Clara LIPSCOMBE" w:date="2026-02-05T09:09:00Z" w16du:dateUtc="2026-02-05T01:09:00Z" w:id="27">
              <w:r w:rsidRPr="0041688D" w:rsidDel="00C220CB">
                <w:delText xml:space="preserve">risk </w:delText>
              </w:r>
            </w:del>
            <w:ins w:author="Clara LIPSCOMBE" w:date="2026-02-05T09:09:00Z" w16du:dateUtc="2026-02-05T01:09:00Z" w:id="28">
              <w:r w:rsidR="00C220CB">
                <w:t>other</w:t>
              </w:r>
              <w:r w:rsidRPr="0041688D" w:rsidR="00C220CB">
                <w:t xml:space="preserve"> </w:t>
              </w:r>
            </w:ins>
            <w:commentRangeStart w:id="29"/>
            <w:r w:rsidRPr="0041688D">
              <w:t>forums</w:t>
            </w:r>
            <w:commentRangeEnd w:id="29"/>
            <w:r w:rsidR="001563A9">
              <w:rPr>
                <w:rStyle w:val="CommentReference"/>
              </w:rPr>
              <w:commentReference w:id="29"/>
            </w:r>
            <w:ins w:author="Clara LIPSCOMBE" w:date="2026-02-05T09:10:00Z" w16du:dateUtc="2026-02-05T01:10:00Z" w:id="30">
              <w:r w:rsidR="00C220CB">
                <w:t xml:space="preserve"> relating to data handling</w:t>
              </w:r>
            </w:ins>
          </w:p>
        </w:tc>
      </w:tr>
    </w:tbl>
    <w:p w:rsidR="00194DF1" w:rsidP="00194DF1" w:rsidRDefault="00194DF1" w14:paraId="3A824899" w14:textId="77777777"/>
    <w:p w:rsidR="004043FB" w:rsidP="004043FB" w:rsidRDefault="004043FB" w14:paraId="53750F26" w14:textId="2FF6C440">
      <w:pPr>
        <w:pStyle w:val="Heading1"/>
      </w:pPr>
      <w:r>
        <w:t>Membership</w:t>
      </w:r>
    </w:p>
    <w:p w:rsidR="004043FB" w:rsidP="004043FB" w:rsidRDefault="004043FB" w14:paraId="58604CD2" w14:textId="77777777"/>
    <w:p w:rsidRPr="00CC5367" w:rsidR="00633064" w:rsidP="00633064" w:rsidRDefault="00633064" w14:paraId="1311F9F5" w14:textId="77777777">
      <w:r w:rsidRPr="00CC5367">
        <w:t xml:space="preserve">The Committee is chaired by the </w:t>
      </w:r>
      <w:r w:rsidRPr="00CC5367">
        <w:rPr>
          <w:b/>
          <w:bCs/>
        </w:rPr>
        <w:t>Chief Information Officer</w:t>
      </w:r>
      <w:r w:rsidRPr="00CC5367">
        <w:t xml:space="preserve"> and includes senior leaders with accountability for data, risk, and operations across the University.</w:t>
      </w:r>
      <w:r>
        <w:t xml:space="preserve"> </w:t>
      </w:r>
      <w:r w:rsidRPr="00CC5367">
        <w:t>Membership includes:</w:t>
      </w:r>
    </w:p>
    <w:p w:rsidRPr="008362F2" w:rsidR="008362F2" w:rsidP="00B7734A" w:rsidRDefault="008362F2" w14:paraId="6123FCA6" w14:textId="77777777">
      <w:pPr>
        <w:pStyle w:val="ListParagraph"/>
        <w:numPr>
          <w:ilvl w:val="0"/>
          <w:numId w:val="11"/>
        </w:numPr>
      </w:pPr>
      <w:r w:rsidRPr="008362F2">
        <w:rPr>
          <w:b/>
          <w:bCs/>
          <w:lang w:val="en-US"/>
        </w:rPr>
        <w:t>Chief Information Officer</w:t>
      </w:r>
      <w:r w:rsidRPr="008362F2">
        <w:rPr>
          <w:lang w:val="en-US"/>
        </w:rPr>
        <w:t>, Fiona Bishop (Chair)</w:t>
      </w:r>
    </w:p>
    <w:p w:rsidRPr="008362F2" w:rsidR="008362F2" w:rsidP="00B7734A" w:rsidRDefault="008362F2" w14:paraId="3CA06251" w14:textId="77777777">
      <w:pPr>
        <w:pStyle w:val="ListParagraph"/>
        <w:numPr>
          <w:ilvl w:val="0"/>
          <w:numId w:val="11"/>
        </w:numPr>
      </w:pPr>
      <w:r w:rsidRPr="008362F2">
        <w:rPr>
          <w:b/>
          <w:bCs/>
          <w:lang w:val="en-US"/>
        </w:rPr>
        <w:lastRenderedPageBreak/>
        <w:t>Chief Risk Officer</w:t>
      </w:r>
      <w:r w:rsidRPr="008362F2">
        <w:rPr>
          <w:lang w:val="en-US"/>
        </w:rPr>
        <w:t>, Stephanie Barnes</w:t>
      </w:r>
    </w:p>
    <w:p w:rsidRPr="008362F2" w:rsidR="008362F2" w:rsidP="00B7734A" w:rsidRDefault="008362F2" w14:paraId="6FE89A7C" w14:textId="77777777">
      <w:pPr>
        <w:pStyle w:val="ListParagraph"/>
        <w:numPr>
          <w:ilvl w:val="0"/>
          <w:numId w:val="11"/>
        </w:numPr>
      </w:pPr>
      <w:r w:rsidRPr="008362F2">
        <w:rPr>
          <w:b/>
          <w:bCs/>
          <w:lang w:val="en-US"/>
        </w:rPr>
        <w:t>Associate Director Strategy Architecture &amp; Data</w:t>
      </w:r>
      <w:r w:rsidRPr="008362F2">
        <w:rPr>
          <w:lang w:val="en-US"/>
        </w:rPr>
        <w:t>, Tracey-Ann Morris</w:t>
      </w:r>
    </w:p>
    <w:p w:rsidRPr="008362F2" w:rsidR="008362F2" w:rsidP="00B7734A" w:rsidRDefault="008362F2" w14:paraId="497B77D0" w14:textId="77777777">
      <w:pPr>
        <w:pStyle w:val="ListParagraph"/>
        <w:numPr>
          <w:ilvl w:val="0"/>
          <w:numId w:val="11"/>
        </w:numPr>
      </w:pPr>
      <w:r w:rsidRPr="008362F2">
        <w:rPr>
          <w:b/>
          <w:bCs/>
          <w:lang w:val="en-US"/>
        </w:rPr>
        <w:t>Director Strategic Planning &amp; Performance</w:t>
      </w:r>
      <w:r w:rsidRPr="008362F2">
        <w:rPr>
          <w:lang w:val="en-US"/>
        </w:rPr>
        <w:t>, Jessica Thomas</w:t>
      </w:r>
    </w:p>
    <w:p w:rsidRPr="008362F2" w:rsidR="00FD2ECF" w:rsidP="00B7734A" w:rsidRDefault="008362F2" w14:paraId="7E631ADB" w14:textId="4F3F9323">
      <w:pPr>
        <w:pStyle w:val="ListParagraph"/>
        <w:numPr>
          <w:ilvl w:val="0"/>
          <w:numId w:val="11"/>
        </w:numPr>
        <w:rPr>
          <w:highlight w:val="yellow"/>
        </w:rPr>
      </w:pPr>
      <w:r w:rsidRPr="008362F2">
        <w:rPr>
          <w:highlight w:val="yellow"/>
          <w:lang w:val="en-US"/>
        </w:rPr>
        <w:t>Other members TBD</w:t>
      </w:r>
    </w:p>
    <w:p w:rsidR="00FD2ECF" w:rsidP="00FD2ECF" w:rsidRDefault="00FD2ECF" w14:paraId="072BAD8E" w14:textId="77777777">
      <w:r w:rsidRPr="003C3CF5">
        <w:t>Other attendees may be invited by the Chair where specific expertise is required.</w:t>
      </w:r>
    </w:p>
    <w:p w:rsidR="00FD2ECF" w:rsidP="00A75235" w:rsidRDefault="00A75235" w14:paraId="11D3D8AA" w14:textId="50A9C1B8">
      <w:pPr>
        <w:pStyle w:val="Heading1"/>
      </w:pPr>
      <w:r>
        <w:t>Logistics</w:t>
      </w:r>
    </w:p>
    <w:p w:rsidR="00A75235" w:rsidP="00A75235" w:rsidRDefault="00A75235" w14:paraId="2469A4CB" w14:textId="77777777"/>
    <w:p w:rsidR="00A75235" w:rsidP="00A75235" w:rsidRDefault="00A75235" w14:paraId="2A908DDB" w14:textId="11E7815E">
      <w:pPr>
        <w:pStyle w:val="Heading2"/>
      </w:pPr>
      <w:r>
        <w:t>Meetings</w:t>
      </w:r>
    </w:p>
    <w:p w:rsidRPr="007E50B2" w:rsidR="007E50B2" w:rsidP="007E50B2" w:rsidRDefault="007E50B2" w14:paraId="25A01AD5" w14:textId="77777777">
      <w:pPr>
        <w:rPr>
          <w:lang w:eastAsia="en-AU"/>
        </w:rPr>
      </w:pPr>
    </w:p>
    <w:p w:rsidRPr="004D1B99" w:rsidR="007E50B2" w:rsidP="00B7734A" w:rsidRDefault="007E50B2" w14:paraId="0B38AE72" w14:textId="32EC96E7">
      <w:pPr>
        <w:numPr>
          <w:ilvl w:val="0"/>
          <w:numId w:val="12"/>
        </w:numPr>
        <w:spacing w:after="160" w:line="278" w:lineRule="auto"/>
      </w:pPr>
      <w:r w:rsidRPr="004D1B99">
        <w:t>The Committee meets every three months</w:t>
      </w:r>
      <w:r w:rsidR="001E11FE">
        <w:t xml:space="preserve"> or as required</w:t>
      </w:r>
    </w:p>
    <w:p w:rsidRPr="004D1B99" w:rsidR="007E50B2" w:rsidP="00B7734A" w:rsidRDefault="007E50B2" w14:paraId="18891047" w14:textId="77777777">
      <w:pPr>
        <w:numPr>
          <w:ilvl w:val="0"/>
          <w:numId w:val="12"/>
        </w:numPr>
        <w:spacing w:after="160" w:line="278" w:lineRule="auto"/>
      </w:pPr>
      <w:r w:rsidRPr="004D1B99">
        <w:t>A quorum is met when the Chair (or delegate) and a majority of members are present</w:t>
      </w:r>
    </w:p>
    <w:p w:rsidR="007E50B2" w:rsidP="00B7734A" w:rsidRDefault="007E50B2" w14:paraId="5D42247F" w14:textId="77777777">
      <w:pPr>
        <w:numPr>
          <w:ilvl w:val="0"/>
          <w:numId w:val="12"/>
        </w:numPr>
        <w:spacing w:after="160" w:line="278" w:lineRule="auto"/>
      </w:pPr>
      <w:r w:rsidRPr="004D1B99">
        <w:t>Papers are circulated in advance where possible</w:t>
      </w:r>
    </w:p>
    <w:p w:rsidR="00A966C8" w:rsidP="00A966C8" w:rsidRDefault="007E50B2" w14:paraId="1CA17AA5" w14:textId="5EB41AB5">
      <w:pPr>
        <w:pStyle w:val="Heading2"/>
      </w:pPr>
      <w:r>
        <w:t>Reporting &amp; Review</w:t>
      </w:r>
    </w:p>
    <w:p w:rsidRPr="00A966C8" w:rsidR="00A966C8" w:rsidP="00A966C8" w:rsidRDefault="00A966C8" w14:paraId="1FC67D11" w14:textId="77777777">
      <w:pPr>
        <w:rPr>
          <w:lang w:eastAsia="en-AU"/>
        </w:rPr>
      </w:pPr>
    </w:p>
    <w:p w:rsidRPr="007D7AEB" w:rsidR="00A966C8" w:rsidP="00B7734A" w:rsidRDefault="00A966C8" w14:paraId="49DB64CD" w14:textId="77777777">
      <w:pPr>
        <w:numPr>
          <w:ilvl w:val="0"/>
          <w:numId w:val="12"/>
        </w:numPr>
        <w:spacing w:after="160" w:line="278" w:lineRule="auto"/>
      </w:pPr>
      <w:r w:rsidRPr="007D7AEB">
        <w:t>Decisions and actions are recorded and tracked</w:t>
      </w:r>
    </w:p>
    <w:p w:rsidRPr="007D7AEB" w:rsidR="00A966C8" w:rsidP="00B7734A" w:rsidRDefault="00A966C8" w14:paraId="00B6D9A7" w14:textId="77777777">
      <w:pPr>
        <w:numPr>
          <w:ilvl w:val="0"/>
          <w:numId w:val="12"/>
        </w:numPr>
        <w:spacing w:after="160" w:line="278" w:lineRule="auto"/>
      </w:pPr>
      <w:r w:rsidRPr="007D7AEB">
        <w:t>The Committee may provide updates or recommendations to other executive or risk forums</w:t>
      </w:r>
    </w:p>
    <w:p w:rsidRPr="007D7AEB" w:rsidR="00A966C8" w:rsidP="00B7734A" w:rsidRDefault="00A966C8" w14:paraId="01C89298" w14:textId="77777777">
      <w:pPr>
        <w:numPr>
          <w:ilvl w:val="0"/>
          <w:numId w:val="12"/>
        </w:numPr>
        <w:spacing w:after="160" w:line="278" w:lineRule="auto"/>
      </w:pPr>
      <w:r w:rsidRPr="007D7AEB">
        <w:t>The Committee will periodically</w:t>
      </w:r>
      <w:r>
        <w:t xml:space="preserve"> (annually)</w:t>
      </w:r>
      <w:r w:rsidRPr="007D7AEB">
        <w:t xml:space="preserve"> review its effectiveness and these Terms of Reference, with changes approved by the Chair.</w:t>
      </w:r>
    </w:p>
    <w:p w:rsidR="00A966C8" w:rsidP="0031018E" w:rsidRDefault="0031018E" w14:paraId="4002E36B" w14:textId="17334CDE">
      <w:pPr>
        <w:pStyle w:val="Heading1"/>
        <w:rPr>
          <w:lang w:eastAsia="en-AU"/>
        </w:rPr>
      </w:pPr>
      <w:r>
        <w:rPr>
          <w:lang w:eastAsia="en-AU"/>
        </w:rPr>
        <w:t>Appendix</w:t>
      </w:r>
    </w:p>
    <w:p w:rsidR="0031018E" w:rsidP="0031018E" w:rsidRDefault="0031018E" w14:paraId="191C941C" w14:textId="77777777">
      <w:pPr>
        <w:rPr>
          <w:lang w:eastAsia="en-AU"/>
        </w:rPr>
      </w:pPr>
    </w:p>
    <w:p w:rsidR="0031018E" w:rsidP="0031018E" w:rsidRDefault="0031018E" w14:paraId="2F2914E9" w14:textId="589C1611">
      <w:pPr>
        <w:pStyle w:val="Heading2"/>
      </w:pPr>
      <w:r>
        <w:t>Standing Agenda</w:t>
      </w:r>
    </w:p>
    <w:p w:rsidR="0031018E" w:rsidP="0031018E" w:rsidRDefault="0031018E" w14:paraId="73FEC351" w14:textId="77777777">
      <w:pPr>
        <w:rPr>
          <w:lang w:eastAsia="en-AU"/>
        </w:rPr>
      </w:pPr>
    </w:p>
    <w:p w:rsidRPr="00CD49F1" w:rsidR="002028AB" w:rsidP="002028AB" w:rsidRDefault="002028AB" w14:paraId="622179E7" w14:textId="77777777">
      <w:r w:rsidRPr="00CD49F1">
        <w:t>Meetings may cover</w:t>
      </w:r>
      <w:r>
        <w:t xml:space="preserve"> the following items</w:t>
      </w:r>
      <w:r w:rsidRPr="00CD49F1">
        <w:t>:</w:t>
      </w:r>
    </w:p>
    <w:p w:rsidRPr="00CD49F1" w:rsidR="002028AB" w:rsidP="00B7734A" w:rsidRDefault="002028AB" w14:paraId="394E8735" w14:textId="77777777">
      <w:pPr>
        <w:numPr>
          <w:ilvl w:val="0"/>
          <w:numId w:val="13"/>
        </w:numPr>
        <w:spacing w:after="160" w:line="278" w:lineRule="auto"/>
      </w:pPr>
      <w:r w:rsidRPr="00CD49F1">
        <w:t>Welcome, apologies</w:t>
      </w:r>
    </w:p>
    <w:p w:rsidRPr="00CD49F1" w:rsidR="002028AB" w:rsidP="00B7734A" w:rsidRDefault="002028AB" w14:paraId="14A5D280" w14:textId="77777777">
      <w:pPr>
        <w:numPr>
          <w:ilvl w:val="0"/>
          <w:numId w:val="13"/>
        </w:numPr>
        <w:spacing w:after="160" w:line="278" w:lineRule="auto"/>
      </w:pPr>
      <w:r w:rsidRPr="00CD49F1">
        <w:t>Review of previous minutes and actions</w:t>
      </w:r>
    </w:p>
    <w:p w:rsidRPr="00CD49F1" w:rsidR="002028AB" w:rsidP="00B7734A" w:rsidRDefault="002028AB" w14:paraId="38892E99" w14:textId="77777777">
      <w:pPr>
        <w:numPr>
          <w:ilvl w:val="0"/>
          <w:numId w:val="13"/>
        </w:numPr>
        <w:spacing w:after="160" w:line="278" w:lineRule="auto"/>
      </w:pPr>
      <w:r w:rsidRPr="00CD49F1">
        <w:t>Updates on data governance policies, standards, and adherence</w:t>
      </w:r>
    </w:p>
    <w:p w:rsidRPr="00CD49F1" w:rsidR="002028AB" w:rsidP="00B7734A" w:rsidRDefault="002028AB" w14:paraId="01CD82F8" w14:textId="77777777">
      <w:pPr>
        <w:numPr>
          <w:ilvl w:val="0"/>
          <w:numId w:val="13"/>
        </w:numPr>
        <w:spacing w:after="160" w:line="278" w:lineRule="auto"/>
      </w:pPr>
      <w:r w:rsidRPr="00CD49F1">
        <w:t>Escalated cross-domain data issues or risks</w:t>
      </w:r>
    </w:p>
    <w:p w:rsidRPr="00CD49F1" w:rsidR="002028AB" w:rsidP="00B7734A" w:rsidRDefault="002028AB" w14:paraId="44262056" w14:textId="77777777">
      <w:pPr>
        <w:numPr>
          <w:ilvl w:val="0"/>
          <w:numId w:val="13"/>
        </w:numPr>
        <w:spacing w:after="160" w:line="278" w:lineRule="auto"/>
      </w:pPr>
      <w:r w:rsidRPr="00CD49F1">
        <w:t>Enterprise data and analytics priorities, demand, and key initiatives</w:t>
      </w:r>
    </w:p>
    <w:p w:rsidRPr="00CD49F1" w:rsidR="002028AB" w:rsidP="00B7734A" w:rsidRDefault="002028AB" w14:paraId="05B35E96" w14:textId="77777777">
      <w:pPr>
        <w:numPr>
          <w:ilvl w:val="0"/>
          <w:numId w:val="13"/>
        </w:numPr>
        <w:spacing w:after="160" w:line="278" w:lineRule="auto"/>
      </w:pPr>
      <w:r w:rsidRPr="00CD49F1">
        <w:t>Alignment with information governance or risk matters (as required)</w:t>
      </w:r>
    </w:p>
    <w:p w:rsidRPr="00CD49F1" w:rsidR="002028AB" w:rsidP="00B7734A" w:rsidRDefault="002028AB" w14:paraId="4D4054B7" w14:textId="77777777">
      <w:pPr>
        <w:numPr>
          <w:ilvl w:val="0"/>
          <w:numId w:val="13"/>
        </w:numPr>
        <w:spacing w:after="160" w:line="278" w:lineRule="auto"/>
      </w:pPr>
      <w:r w:rsidRPr="00CD49F1">
        <w:t>Other business</w:t>
      </w:r>
    </w:p>
    <w:p w:rsidRPr="00CD49F1" w:rsidR="002028AB" w:rsidP="00B7734A" w:rsidRDefault="002028AB" w14:paraId="37FEE179" w14:textId="77777777">
      <w:pPr>
        <w:numPr>
          <w:ilvl w:val="0"/>
          <w:numId w:val="13"/>
        </w:numPr>
        <w:spacing w:after="160" w:line="278" w:lineRule="auto"/>
      </w:pPr>
      <w:r w:rsidRPr="00CD49F1">
        <w:lastRenderedPageBreak/>
        <w:t>Next meeting and close</w:t>
      </w:r>
    </w:p>
    <w:p w:rsidR="002028AB" w:rsidP="002028AB" w:rsidRDefault="002028AB" w14:paraId="481CB580" w14:textId="77777777">
      <w:r w:rsidRPr="00CD49F1">
        <w:t>The agenda may be adjusted by the Chair as needed.</w:t>
      </w:r>
    </w:p>
    <w:p w:rsidR="0031018E" w:rsidP="002028AB" w:rsidRDefault="002028AB" w14:paraId="53DB8B38" w14:textId="66C3FB82">
      <w:pPr>
        <w:pStyle w:val="Heading2"/>
      </w:pPr>
      <w:r>
        <w:t>Interaction with Other Governance Forums</w:t>
      </w:r>
    </w:p>
    <w:p w:rsidR="002028AB" w:rsidP="002028AB" w:rsidRDefault="002028AB" w14:paraId="69F6F6B0" w14:textId="77777777">
      <w:pPr>
        <w:rPr>
          <w:lang w:eastAsia="en-AU"/>
        </w:rPr>
      </w:pPr>
    </w:p>
    <w:p w:rsidRPr="002028AB" w:rsidR="002028AB" w:rsidP="002028AB" w:rsidRDefault="00861093" w14:paraId="5DDDE283" w14:textId="4662494E">
      <w:pPr>
        <w:rPr>
          <w:lang w:eastAsia="en-AU"/>
        </w:rPr>
      </w:pPr>
      <w:r w:rsidRPr="00861093">
        <w:rPr>
          <w:lang w:eastAsia="en-AU"/>
        </w:rPr>
        <w:t>The Executive Data Governance Committee operates within a broader governance landscape. This appendix outlines what information is received from and what matters may be referred to other forums to support clear decision-making and avoid overlap.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2116"/>
        <w:gridCol w:w="3810"/>
        <w:gridCol w:w="4530"/>
      </w:tblGrid>
      <w:tr w:rsidRPr="00C24374" w:rsidR="005A580C" w:rsidTr="005A580C" w14:paraId="7B3A1B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3864" w:themeFill="accent5" w:themeFillShade="80"/>
            <w:hideMark/>
          </w:tcPr>
          <w:p w:rsidRPr="005A580C" w:rsidR="005A580C" w:rsidP="00862371" w:rsidRDefault="005A580C" w14:paraId="4EF55E14" w14:textId="77777777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A580C">
              <w:rPr>
                <w:color w:val="FFFFFF" w:themeColor="background1"/>
                <w:sz w:val="20"/>
                <w:szCs w:val="20"/>
              </w:rPr>
              <w:t>Forum</w:t>
            </w:r>
          </w:p>
        </w:tc>
        <w:tc>
          <w:tcPr>
            <w:tcW w:w="0" w:type="auto"/>
            <w:shd w:val="clear" w:color="auto" w:fill="1F3864" w:themeFill="accent5" w:themeFillShade="80"/>
            <w:hideMark/>
          </w:tcPr>
          <w:p w:rsidRPr="005A580C" w:rsidR="005A580C" w:rsidP="00862371" w:rsidRDefault="005A580C" w14:paraId="3626F703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A580C">
              <w:rPr>
                <w:color w:val="FFFFFF" w:themeColor="background1"/>
                <w:sz w:val="20"/>
                <w:szCs w:val="20"/>
              </w:rPr>
              <w:t>This Committee provides</w:t>
            </w:r>
          </w:p>
        </w:tc>
        <w:tc>
          <w:tcPr>
            <w:tcW w:w="0" w:type="auto"/>
            <w:shd w:val="clear" w:color="auto" w:fill="1F3864" w:themeFill="accent5" w:themeFillShade="80"/>
            <w:hideMark/>
          </w:tcPr>
          <w:p w:rsidRPr="005A580C" w:rsidR="005A580C" w:rsidP="00862371" w:rsidRDefault="005A580C" w14:paraId="0FDF0E73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A580C">
              <w:rPr>
                <w:color w:val="FFFFFF" w:themeColor="background1"/>
                <w:sz w:val="20"/>
                <w:szCs w:val="20"/>
              </w:rPr>
              <w:t>This Committee receives</w:t>
            </w:r>
          </w:p>
        </w:tc>
      </w:tr>
      <w:tr w:rsidRPr="00C24374" w:rsidR="005A580C" w:rsidTr="005A580C" w14:paraId="154E5A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24374" w:rsidR="005A580C" w:rsidP="00862371" w:rsidRDefault="005A580C" w14:paraId="7F4C793A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Information Governance Steering Committee</w:t>
            </w:r>
          </w:p>
        </w:tc>
        <w:tc>
          <w:tcPr>
            <w:tcW w:w="0" w:type="auto"/>
            <w:hideMark/>
          </w:tcPr>
          <w:p w:rsidRPr="00C24374" w:rsidR="005A580C" w:rsidP="00B7734A" w:rsidRDefault="005A580C" w14:paraId="33D394E4" w14:textId="77777777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Requests advice where data use or analytics raise privacy, information handling, or compliance issues</w:t>
            </w:r>
          </w:p>
          <w:p w:rsidRPr="00C24374" w:rsidR="005A580C" w:rsidP="00B7734A" w:rsidRDefault="005A580C" w14:paraId="5703BB2E" w14:textId="77777777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Shares major data governance decisions with information risk impacts</w:t>
            </w:r>
          </w:p>
        </w:tc>
        <w:tc>
          <w:tcPr>
            <w:tcW w:w="0" w:type="auto"/>
            <w:hideMark/>
          </w:tcPr>
          <w:p w:rsidR="005A580C" w:rsidP="00B7734A" w:rsidRDefault="005A580C" w14:paraId="4530B112" w14:textId="77777777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Information governance policies or changes affecting data use</w:t>
            </w:r>
          </w:p>
          <w:p w:rsidRPr="00C24374" w:rsidR="005A580C" w:rsidP="00B7734A" w:rsidRDefault="005A580C" w14:paraId="7805E5D0" w14:textId="77777777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Advice on privacy, classification, or compliance risks</w:t>
            </w:r>
          </w:p>
        </w:tc>
      </w:tr>
      <w:tr w:rsidRPr="00C24374" w:rsidR="005A580C" w:rsidTr="005A580C" w14:paraId="6CC2B3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24374" w:rsidR="005A580C" w:rsidP="00862371" w:rsidRDefault="005A580C" w14:paraId="79F080E1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Analytics &amp; Platform Operations Forum</w:t>
            </w:r>
          </w:p>
        </w:tc>
        <w:tc>
          <w:tcPr>
            <w:tcW w:w="0" w:type="auto"/>
            <w:hideMark/>
          </w:tcPr>
          <w:p w:rsidR="005A580C" w:rsidP="00B7734A" w:rsidRDefault="005A580C" w14:paraId="1A8D4428" w14:textId="77777777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Direction on enterprise priorities, sequencing, and demand</w:t>
            </w:r>
          </w:p>
          <w:p w:rsidRPr="00C24374" w:rsidR="005A580C" w:rsidP="00B7734A" w:rsidRDefault="005A580C" w14:paraId="387C754B" w14:textId="77777777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Guidance on focus areas and resourcing</w:t>
            </w:r>
          </w:p>
        </w:tc>
        <w:tc>
          <w:tcPr>
            <w:tcW w:w="0" w:type="auto"/>
            <w:hideMark/>
          </w:tcPr>
          <w:p w:rsidR="005A580C" w:rsidP="00B7734A" w:rsidRDefault="005A580C" w14:paraId="19AC9205" w14:textId="77777777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Updates on delivery progress, backlog, and capacity</w:t>
            </w:r>
          </w:p>
          <w:p w:rsidRPr="00C24374" w:rsidR="005A580C" w:rsidP="00B7734A" w:rsidRDefault="005A580C" w14:paraId="0C6A8025" w14:textId="77777777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Escalated operational issues affecting enterprise outcomes</w:t>
            </w:r>
          </w:p>
        </w:tc>
      </w:tr>
      <w:tr w:rsidRPr="00C24374" w:rsidR="005A580C" w:rsidTr="005A580C" w14:paraId="0C5E0A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24374" w:rsidR="005A580C" w:rsidP="00862371" w:rsidRDefault="005A580C" w14:paraId="045A039C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Data Quality &amp; Standards Forum</w:t>
            </w:r>
          </w:p>
        </w:tc>
        <w:tc>
          <w:tcPr>
            <w:tcW w:w="0" w:type="auto"/>
            <w:hideMark/>
          </w:tcPr>
          <w:p w:rsidRPr="00C24374" w:rsidR="005A580C" w:rsidP="00B7734A" w:rsidRDefault="005A580C" w14:paraId="0C492DD9" w14:textId="77777777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Endorsed data standards, definitions, and priorities</w:t>
            </w:r>
          </w:p>
        </w:tc>
        <w:tc>
          <w:tcPr>
            <w:tcW w:w="0" w:type="auto"/>
            <w:hideMark/>
          </w:tcPr>
          <w:p w:rsidR="005A580C" w:rsidP="00B7734A" w:rsidRDefault="005A580C" w14:paraId="6E709DD1" w14:textId="77777777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Recommendations on standards and definitions</w:t>
            </w:r>
          </w:p>
          <w:p w:rsidRPr="00C24374" w:rsidR="005A580C" w:rsidP="00B7734A" w:rsidRDefault="005A580C" w14:paraId="71635FC5" w14:textId="77777777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Escalated cross-domain data quality issues</w:t>
            </w:r>
          </w:p>
        </w:tc>
      </w:tr>
      <w:tr w:rsidRPr="00C24374" w:rsidR="005A580C" w:rsidTr="005A580C" w14:paraId="1AFCBA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24374" w:rsidR="005A580C" w:rsidP="00862371" w:rsidRDefault="005A580C" w14:paraId="0ECDFBF4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Domain Data Operations Committees</w:t>
            </w:r>
          </w:p>
        </w:tc>
        <w:tc>
          <w:tcPr>
            <w:tcW w:w="0" w:type="auto"/>
            <w:hideMark/>
          </w:tcPr>
          <w:p w:rsidR="005A580C" w:rsidP="00B7734A" w:rsidRDefault="005A580C" w14:paraId="0F478195" w14:textId="7777777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Enterprise standards and expectations</w:t>
            </w:r>
          </w:p>
          <w:p w:rsidRPr="00C24374" w:rsidR="005A580C" w:rsidP="00B7734A" w:rsidRDefault="005A580C" w14:paraId="4542DE9C" w14:textId="7777777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Direction on priorities impacting domains</w:t>
            </w:r>
          </w:p>
        </w:tc>
        <w:tc>
          <w:tcPr>
            <w:tcW w:w="0" w:type="auto"/>
            <w:hideMark/>
          </w:tcPr>
          <w:p w:rsidR="005A580C" w:rsidP="00B7734A" w:rsidRDefault="005A580C" w14:paraId="3162EA54" w14:textId="7777777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Escalated domain issues that cannot be resolved locally</w:t>
            </w:r>
          </w:p>
          <w:p w:rsidRPr="00C24374" w:rsidR="005A580C" w:rsidP="00B7734A" w:rsidRDefault="005A580C" w14:paraId="3AC46252" w14:textId="7777777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4374">
              <w:rPr>
                <w:sz w:val="20"/>
                <w:szCs w:val="20"/>
              </w:rPr>
              <w:t>Feedback on impacts of enterprise standards</w:t>
            </w:r>
          </w:p>
        </w:tc>
      </w:tr>
      <w:tr w:rsidRPr="00C24374" w:rsidR="00A96432" w:rsidTr="005A580C" w14:paraId="1E1393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Pr="00C24374" w:rsidR="004B4463" w:rsidP="00862371" w:rsidRDefault="004B4463" w14:paraId="3402EB14" w14:textId="72BFBC62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Design Committee</w:t>
            </w:r>
          </w:p>
        </w:tc>
        <w:tc>
          <w:tcPr>
            <w:tcW w:w="0" w:type="auto"/>
          </w:tcPr>
          <w:p w:rsidR="004B4463" w:rsidP="00B7734A" w:rsidRDefault="00B664B3" w14:paraId="6DA369CE" w14:textId="77777777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Design decisions </w:t>
            </w:r>
            <w:r w:rsidR="00411750">
              <w:rPr>
                <w:sz w:val="20"/>
                <w:szCs w:val="20"/>
              </w:rPr>
              <w:t xml:space="preserve">and endorsement of digital designs </w:t>
            </w:r>
            <w:r>
              <w:rPr>
                <w:sz w:val="20"/>
                <w:szCs w:val="20"/>
              </w:rPr>
              <w:t>from concept through to solution architecture designs</w:t>
            </w:r>
          </w:p>
          <w:p w:rsidRPr="00C24374" w:rsidR="00411750" w:rsidP="00B7734A" w:rsidRDefault="00411750" w14:paraId="6F013508" w14:textId="680E64D2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Guidance on the treatment of data in relation to the solution design</w:t>
            </w:r>
          </w:p>
        </w:tc>
        <w:tc>
          <w:tcPr>
            <w:tcW w:w="0" w:type="auto"/>
          </w:tcPr>
          <w:p w:rsidRPr="00C24374" w:rsidR="004B4463" w:rsidP="00B7734A" w:rsidRDefault="007A051E" w14:paraId="1C5C5AC9" w14:textId="4A318D9C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Escalated data issues that are part of a digital design that cannot be resolved within the project, portfolio or</w:t>
            </w:r>
            <w:r w:rsidR="00A96432">
              <w:rPr>
                <w:sz w:val="20"/>
                <w:szCs w:val="20"/>
              </w:rPr>
              <w:t xml:space="preserve"> other areas.</w:t>
            </w:r>
          </w:p>
        </w:tc>
      </w:tr>
    </w:tbl>
    <w:p w:rsidRPr="00A75235" w:rsidR="00A75235" w:rsidP="00A75235" w:rsidRDefault="00A75235" w14:paraId="18201511" w14:textId="77777777">
      <w:pPr>
        <w:rPr>
          <w:lang w:eastAsia="en-AU"/>
        </w:rPr>
      </w:pPr>
    </w:p>
    <w:sectPr w:rsidRPr="00A75235" w:rsidR="00A75235" w:rsidSect="00413131">
      <w:headerReference w:type="even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TM" w:author="Tracey-Ann Morris" w:date="2026-02-03T13:29:00Z" w:id="7">
    <w:p w:rsidR="0071166C" w:rsidP="0071166C" w:rsidRDefault="0071166C" w14:paraId="547D4D1E" w14:textId="55C9DAF7">
      <w:pPr>
        <w:pStyle w:val="CommentText"/>
      </w:pPr>
      <w:r>
        <w:rPr>
          <w:rStyle w:val="CommentReference"/>
        </w:rPr>
        <w:annotationRef/>
      </w:r>
      <w:r>
        <w:t>Data activities and issues</w:t>
      </w:r>
    </w:p>
  </w:comment>
  <w:comment w:initials="TM" w:author="Tracey-Ann Morris" w:date="2026-02-03T13:33:00Z" w:id="15">
    <w:p w:rsidR="009E2D37" w:rsidP="009E2D37" w:rsidRDefault="009E2D37" w14:paraId="60FA513D" w14:textId="77777777">
      <w:pPr>
        <w:pStyle w:val="CommentText"/>
      </w:pPr>
      <w:r>
        <w:rPr>
          <w:rStyle w:val="CommentReference"/>
        </w:rPr>
        <w:annotationRef/>
      </w:r>
      <w:r>
        <w:t>Don’t agree these points as other functions have demand management, projects, resourcing. Maybe this is more around guidance to adhere to data standards (which could be part of a project)</w:t>
      </w:r>
    </w:p>
  </w:comment>
  <w:comment w:initials="TM" w:author="Tracey-Ann Morris" w:date="2026-02-03T13:34:00Z" w:id="24">
    <w:p w:rsidR="00ED1766" w:rsidP="00ED1766" w:rsidRDefault="00ED1766" w14:paraId="5B2F7CA3" w14:textId="77777777">
      <w:pPr>
        <w:pStyle w:val="CommentText"/>
      </w:pPr>
      <w:r>
        <w:rPr>
          <w:rStyle w:val="CommentReference"/>
        </w:rPr>
        <w:annotationRef/>
      </w:r>
      <w:r>
        <w:t>Framwork, policies, standards etc.</w:t>
      </w:r>
    </w:p>
  </w:comment>
  <w:comment w:initials="TM" w:author="Tracey-Ann Morris" w:date="2026-02-03T13:36:00Z" w:id="26">
    <w:p w:rsidR="006438DF" w:rsidP="006438DF" w:rsidRDefault="006438DF" w14:paraId="79F365A9" w14:textId="77777777">
      <w:pPr>
        <w:pStyle w:val="CommentText"/>
      </w:pPr>
      <w:r>
        <w:rPr>
          <w:rStyle w:val="CommentReference"/>
        </w:rPr>
        <w:annotationRef/>
      </w:r>
      <w:r>
        <w:t>Not sure about resourcing.</w:t>
      </w:r>
    </w:p>
  </w:comment>
  <w:comment w:initials="TM" w:author="Tracey-Ann Morris" w:date="2026-02-03T13:36:00Z" w:id="29">
    <w:p w:rsidR="001563A9" w:rsidP="001563A9" w:rsidRDefault="001563A9" w14:paraId="1A073BAE" w14:textId="77777777">
      <w:pPr>
        <w:pStyle w:val="CommentText"/>
      </w:pPr>
      <w:r>
        <w:rPr>
          <w:rStyle w:val="CommentReference"/>
        </w:rPr>
        <w:annotationRef/>
      </w:r>
      <w:r>
        <w:t>And other forums related to handling of data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47D4D1E"/>
  <w15:commentEx w15:done="0" w15:paraId="60FA513D"/>
  <w15:commentEx w15:done="1" w15:paraId="5B2F7CA3"/>
  <w15:commentEx w15:done="1" w15:paraId="79F365A9"/>
  <w15:commentEx w15:done="1" w15:paraId="1A073BA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A9F38B" w16cex:dateUtc="2026-02-03T05:29:00Z"/>
  <w16cex:commentExtensible w16cex:durableId="424267FD" w16cex:dateUtc="2026-02-03T05:33:00Z"/>
  <w16cex:commentExtensible w16cex:durableId="6158DB3E" w16cex:dateUtc="2026-02-03T05:34:00Z"/>
  <w16cex:commentExtensible w16cex:durableId="1B9D09F0" w16cex:dateUtc="2026-02-03T05:36:00Z"/>
  <w16cex:commentExtensible w16cex:durableId="05EBCE09" w16cex:dateUtc="2026-02-03T05:3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47D4D1E" w16cid:durableId="27A9F38B"/>
  <w16cid:commentId w16cid:paraId="60FA513D" w16cid:durableId="424267FD"/>
  <w16cid:commentId w16cid:paraId="5B2F7CA3" w16cid:durableId="6158DB3E"/>
  <w16cid:commentId w16cid:paraId="79F365A9" w16cid:durableId="1B9D09F0"/>
  <w16cid:commentId w16cid:paraId="1A073BAE" w16cid:durableId="05EBCE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140E" w:rsidP="0040732E" w:rsidRDefault="0059140E" w14:paraId="48BEA829" w14:textId="77777777">
      <w:r>
        <w:separator/>
      </w:r>
    </w:p>
  </w:endnote>
  <w:endnote w:type="continuationSeparator" w:id="0">
    <w:p w:rsidR="0059140E" w:rsidP="0040732E" w:rsidRDefault="0059140E" w14:paraId="7CD031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WA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7104" w:rsidRDefault="00757104" w14:paraId="02519C32" w14:textId="068989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55E752D" wp14:editId="37D762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7" name="Text Box 7" descr="This is a UWA Official document not authorised for public access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7104" w:rsidR="00757104" w:rsidP="00757104" w:rsidRDefault="00757104" w14:paraId="3FE814EC" w14:textId="457768B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710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This is a UWA Official document not authorised for public access.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55E752D">
              <v:stroke joinstyle="miter"/>
              <v:path gradientshapeok="t" o:connecttype="rect"/>
            </v:shapetype>
            <v:shape id="Text Box 7" style="position:absolute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his is a UWA Official document not authorised for public access.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textbox style="mso-fit-shape-to-text:t" inset="0,0,0,15pt">
                <w:txbxContent>
                  <w:p w:rsidRPr="00757104" w:rsidR="00757104" w:rsidP="00757104" w:rsidRDefault="00757104" w14:paraId="3FE814EC" w14:textId="457768B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710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This is a UWA Official document not authorised for public access.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104" w:rsidRDefault="00757104" w14:paraId="2A9A5066" w14:textId="7A406615">
    <w:pPr>
      <w:pStyle w:val="Footer"/>
      <w:jc w:val="right"/>
    </w:pPr>
  </w:p>
  <w:sdt>
    <w:sdtPr>
      <w:id w:val="97996649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BC5627" w:rsidR="0010647D" w:rsidRDefault="0010647D" w14:paraId="0E41DF31" w14:textId="291BCD28">
        <w:pPr>
          <w:pStyle w:val="Footer"/>
          <w:jc w:val="right"/>
          <w:rPr>
            <w:rFonts w:ascii="UWA" w:hAnsi="UWA"/>
            <w:b/>
            <w:color w:val="003087"/>
          </w:rPr>
        </w:pPr>
      </w:p>
      <w:tbl>
        <w:tblPr>
          <w:tblStyle w:val="TableGrid"/>
          <w:tblW w:w="0" w:type="auto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ook w:val="04A0" w:firstRow="1" w:lastRow="0" w:firstColumn="1" w:lastColumn="0" w:noHBand="0" w:noVBand="1"/>
        </w:tblPr>
        <w:tblGrid>
          <w:gridCol w:w="3485"/>
          <w:gridCol w:w="3485"/>
          <w:gridCol w:w="3486"/>
        </w:tblGrid>
        <w:tr w:rsidR="0010647D" w:rsidTr="007547E8" w14:paraId="13C4C8D1" w14:textId="77777777">
          <w:tc>
            <w:tcPr>
              <w:tcW w:w="3485" w:type="dxa"/>
            </w:tcPr>
            <w:p w:rsidRPr="00F4427E" w:rsidR="0010647D" w:rsidRDefault="00F4427E" w14:paraId="101C1F37" w14:textId="77777777">
              <w:pPr>
                <w:pStyle w:val="Footer"/>
                <w:jc w:val="right"/>
                <w:rPr>
                  <w:color w:val="003087"/>
                  <w:sz w:val="20"/>
                </w:rPr>
              </w:pPr>
              <w:r w:rsidRPr="00F4427E">
                <w:rPr>
                  <w:color w:val="003087"/>
                  <w:sz w:val="20"/>
                </w:rPr>
                <w:t>The University of Western Australia</w:t>
              </w:r>
            </w:p>
          </w:tc>
          <w:tc>
            <w:tcPr>
              <w:tcW w:w="3485" w:type="dxa"/>
            </w:tcPr>
            <w:p w:rsidRPr="00F4427E" w:rsidR="0010647D" w:rsidRDefault="00F4427E" w14:paraId="21E62E3D" w14:textId="77777777">
              <w:pPr>
                <w:pStyle w:val="Footer"/>
                <w:jc w:val="right"/>
                <w:rPr>
                  <w:color w:val="003087"/>
                  <w:sz w:val="20"/>
                </w:rPr>
              </w:pPr>
              <w:r>
                <w:rPr>
                  <w:color w:val="003087"/>
                  <w:sz w:val="20"/>
                </w:rPr>
                <w:t>uwa.edu.au</w:t>
              </w:r>
              <w:r w:rsidR="00363ECD">
                <w:rPr>
                  <w:color w:val="003087"/>
                  <w:sz w:val="20"/>
                </w:rPr>
                <w:t>/policy</w:t>
              </w:r>
            </w:p>
          </w:tc>
          <w:tc>
            <w:tcPr>
              <w:tcW w:w="3486" w:type="dxa"/>
            </w:tcPr>
            <w:p w:rsidRPr="001918E7" w:rsidR="0010647D" w:rsidRDefault="001918E7" w14:paraId="1688A8EA" w14:textId="77777777">
              <w:pPr>
                <w:pStyle w:val="Footer"/>
                <w:jc w:val="right"/>
                <w:rPr>
                  <w:b/>
                  <w:color w:val="003087"/>
                </w:rPr>
              </w:pPr>
              <w:r w:rsidRPr="001918E7">
                <w:rPr>
                  <w:rFonts w:eastAsiaTheme="minorEastAsia"/>
                  <w:b/>
                  <w:color w:val="003087"/>
                  <w:sz w:val="20"/>
                </w:rPr>
                <w:fldChar w:fldCharType="begin"/>
              </w:r>
              <w:r w:rsidRPr="001918E7">
                <w:rPr>
                  <w:b/>
                  <w:color w:val="003087"/>
                  <w:sz w:val="20"/>
                </w:rPr>
                <w:instrText xml:space="preserve"> PAGE   \* MERGEFORMAT </w:instrText>
              </w:r>
              <w:r w:rsidRPr="001918E7">
                <w:rPr>
                  <w:rFonts w:eastAsiaTheme="minorEastAsia"/>
                  <w:b/>
                  <w:color w:val="003087"/>
                  <w:sz w:val="20"/>
                </w:rPr>
                <w:fldChar w:fldCharType="separate"/>
              </w:r>
              <w:r w:rsidRPr="00A115E4" w:rsidR="00A115E4">
                <w:rPr>
                  <w:rFonts w:eastAsiaTheme="majorEastAsia" w:cstheme="majorBidi"/>
                  <w:b/>
                  <w:noProof/>
                  <w:color w:val="003087"/>
                  <w:sz w:val="20"/>
                </w:rPr>
                <w:t>1</w:t>
              </w:r>
              <w:r w:rsidRPr="001918E7">
                <w:rPr>
                  <w:rFonts w:eastAsiaTheme="majorEastAsia" w:cstheme="majorBidi"/>
                  <w:b/>
                  <w:noProof/>
                  <w:color w:val="003087"/>
                  <w:sz w:val="20"/>
                </w:rPr>
                <w:fldChar w:fldCharType="end"/>
              </w:r>
            </w:p>
          </w:tc>
        </w:tr>
        <w:tr w:rsidR="0010647D" w:rsidTr="007547E8" w14:paraId="1AFBEADB" w14:textId="77777777">
          <w:tc>
            <w:tcPr>
              <w:tcW w:w="3485" w:type="dxa"/>
            </w:tcPr>
            <w:p w:rsidRPr="00F4427E" w:rsidR="0010647D" w:rsidP="001918E7" w:rsidRDefault="0003003E" w14:paraId="7F58A90D" w14:textId="77777777">
              <w:pPr>
                <w:pStyle w:val="Footer"/>
                <w:jc w:val="right"/>
                <w:rPr>
                  <w:color w:val="003087"/>
                  <w:sz w:val="20"/>
                </w:rPr>
              </w:pPr>
              <w:r>
                <w:rPr>
                  <w:color w:val="003087"/>
                  <w:sz w:val="20"/>
                </w:rPr>
                <w:t>Code of Conduct</w:t>
              </w:r>
            </w:p>
          </w:tc>
          <w:tc>
            <w:tcPr>
              <w:tcW w:w="3485" w:type="dxa"/>
            </w:tcPr>
            <w:p w:rsidRPr="00F4427E" w:rsidR="0010647D" w:rsidRDefault="00554C41" w14:paraId="075A6198" w14:textId="77777777">
              <w:pPr>
                <w:pStyle w:val="Footer"/>
                <w:jc w:val="right"/>
                <w:rPr>
                  <w:color w:val="003087"/>
                  <w:sz w:val="20"/>
                </w:rPr>
              </w:pPr>
              <w:r>
                <w:rPr>
                  <w:color w:val="003087"/>
                  <w:sz w:val="20"/>
                </w:rPr>
                <w:t>Integrity</w:t>
              </w:r>
            </w:p>
          </w:tc>
          <w:tc>
            <w:tcPr>
              <w:tcW w:w="3486" w:type="dxa"/>
            </w:tcPr>
            <w:p w:rsidRPr="00F4427E" w:rsidR="0010647D" w:rsidRDefault="005914B1" w14:paraId="315EC016" w14:textId="77777777">
              <w:pPr>
                <w:pStyle w:val="Footer"/>
                <w:jc w:val="right"/>
                <w:rPr>
                  <w:color w:val="003087"/>
                  <w:sz w:val="20"/>
                </w:rPr>
              </w:pPr>
              <w:r>
                <w:rPr>
                  <w:color w:val="003087"/>
                  <w:sz w:val="20"/>
                </w:rPr>
                <w:t>Administrative</w:t>
              </w:r>
            </w:p>
          </w:tc>
        </w:tr>
      </w:tbl>
      <w:p w:rsidR="00BC5627" w:rsidP="0010647D" w:rsidRDefault="00000000" w14:paraId="4D6D8563" w14:textId="77777777">
        <w:pPr>
          <w:pStyle w:val="Footer"/>
        </w:pPr>
      </w:p>
    </w:sdtContent>
  </w:sdt>
  <w:p w:rsidRPr="003922AB" w:rsidR="00D421B6" w:rsidP="0040732E" w:rsidRDefault="00D421B6" w14:paraId="7DA2F8C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7104" w:rsidRDefault="00757104" w14:paraId="37834F09" w14:textId="649989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14D390A" wp14:editId="2078E5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This is a UWA Official document not authorised for public access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7104" w:rsidR="00757104" w:rsidP="00757104" w:rsidRDefault="00757104" w14:paraId="28BDB5FA" w14:textId="10FAFC6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710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This is a UWA Official document not authorised for public access.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14D390A">
              <v:stroke joinstyle="miter"/>
              <v:path gradientshapeok="t" o:connecttype="rect"/>
            </v:shapetype>
            <v:shape id="Text Box 5" style="position:absolute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his is a UWA Official document not authorised for public access.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>
              <v:textbox style="mso-fit-shape-to-text:t" inset="0,0,0,15pt">
                <w:txbxContent>
                  <w:p w:rsidRPr="00757104" w:rsidR="00757104" w:rsidP="00757104" w:rsidRDefault="00757104" w14:paraId="28BDB5FA" w14:textId="10FAFC6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710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This is a UWA Official document not authorised for public access.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140E" w:rsidP="0040732E" w:rsidRDefault="0059140E" w14:paraId="0BE3DEDE" w14:textId="77777777">
      <w:r>
        <w:separator/>
      </w:r>
    </w:p>
  </w:footnote>
  <w:footnote w:type="continuationSeparator" w:id="0">
    <w:p w:rsidR="0059140E" w:rsidP="0040732E" w:rsidRDefault="0059140E" w14:paraId="7FD449C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7104" w:rsidRDefault="00757104" w14:paraId="3287F806" w14:textId="21F559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C6CDB90" wp14:editId="05F1650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12065"/>
              <wp:wrapNone/>
              <wp:docPr id="3" name="Text Box 3" descr="UWA Document (Confidenti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7104" w:rsidR="00757104" w:rsidP="00757104" w:rsidRDefault="00757104" w14:paraId="6CFC7763" w14:textId="2C7D0F8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710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UWA Document (Confidential)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6CDB90">
              <v:stroke joinstyle="miter"/>
              <v:path gradientshapeok="t" o:connecttype="rect"/>
            </v:shapetype>
            <v:shape id="Text Box 3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UWA Document (Confidential)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>
              <v:textbox style="mso-fit-shape-to-text:t" inset="0,15pt,0,0">
                <w:txbxContent>
                  <w:p w:rsidRPr="00757104" w:rsidR="00757104" w:rsidP="00757104" w:rsidRDefault="00757104" w14:paraId="6CFC7763" w14:textId="2C7D0F8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710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UWA Document (Confidential)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7104" w:rsidRDefault="00757104" w14:paraId="5F54A112" w14:textId="705D8C2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D615AC" wp14:editId="2CC0285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12065"/>
              <wp:wrapNone/>
              <wp:docPr id="2" name="Text Box 2" descr="UWA Document (Confidenti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7104" w:rsidR="00757104" w:rsidP="00757104" w:rsidRDefault="00757104" w14:paraId="657CD5E3" w14:textId="012641E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710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UWA Document (Confidential)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FD615AC">
              <v:stroke joinstyle="miter"/>
              <v:path gradientshapeok="t" o:connecttype="rect"/>
            </v:shapetype>
            <v:shape id="_x0000_s1030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UWA Document (Confidential)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>
              <v:textbox style="mso-fit-shape-to-text:t" inset="0,15pt,0,0">
                <w:txbxContent>
                  <w:p w:rsidRPr="00757104" w:rsidR="00757104" w:rsidP="00757104" w:rsidRDefault="00757104" w14:paraId="657CD5E3" w14:textId="012641E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710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UWA Document (Confidential)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81B"/>
    <w:multiLevelType w:val="multilevel"/>
    <w:tmpl w:val="B09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3253B1"/>
    <w:multiLevelType w:val="hybridMultilevel"/>
    <w:tmpl w:val="6BD44102"/>
    <w:lvl w:ilvl="0" w:tplc="B4281016">
      <w:start w:val="1"/>
      <w:numFmt w:val="decimal"/>
      <w:pStyle w:val="Style2"/>
      <w:lvlText w:val="(%1)."/>
      <w:lvlJc w:val="left"/>
      <w:pPr>
        <w:ind w:left="27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3420" w:hanging="360"/>
      </w:pPr>
    </w:lvl>
    <w:lvl w:ilvl="2" w:tplc="0C09001B" w:tentative="1">
      <w:start w:val="1"/>
      <w:numFmt w:val="lowerRoman"/>
      <w:lvlText w:val="%3."/>
      <w:lvlJc w:val="right"/>
      <w:pPr>
        <w:ind w:left="4140" w:hanging="180"/>
      </w:pPr>
    </w:lvl>
    <w:lvl w:ilvl="3" w:tplc="0C09000F" w:tentative="1">
      <w:start w:val="1"/>
      <w:numFmt w:val="decimal"/>
      <w:lvlText w:val="%4."/>
      <w:lvlJc w:val="left"/>
      <w:pPr>
        <w:ind w:left="4860" w:hanging="360"/>
      </w:pPr>
    </w:lvl>
    <w:lvl w:ilvl="4" w:tplc="0C090019" w:tentative="1">
      <w:start w:val="1"/>
      <w:numFmt w:val="lowerLetter"/>
      <w:lvlText w:val="%5."/>
      <w:lvlJc w:val="left"/>
      <w:pPr>
        <w:ind w:left="5580" w:hanging="360"/>
      </w:pPr>
    </w:lvl>
    <w:lvl w:ilvl="5" w:tplc="0C09001B" w:tentative="1">
      <w:start w:val="1"/>
      <w:numFmt w:val="lowerRoman"/>
      <w:lvlText w:val="%6."/>
      <w:lvlJc w:val="right"/>
      <w:pPr>
        <w:ind w:left="6300" w:hanging="180"/>
      </w:pPr>
    </w:lvl>
    <w:lvl w:ilvl="6" w:tplc="0C09000F" w:tentative="1">
      <w:start w:val="1"/>
      <w:numFmt w:val="decimal"/>
      <w:lvlText w:val="%7."/>
      <w:lvlJc w:val="left"/>
      <w:pPr>
        <w:ind w:left="7020" w:hanging="360"/>
      </w:pPr>
    </w:lvl>
    <w:lvl w:ilvl="7" w:tplc="0C090019" w:tentative="1">
      <w:start w:val="1"/>
      <w:numFmt w:val="lowerLetter"/>
      <w:lvlText w:val="%8."/>
      <w:lvlJc w:val="left"/>
      <w:pPr>
        <w:ind w:left="7740" w:hanging="360"/>
      </w:pPr>
    </w:lvl>
    <w:lvl w:ilvl="8" w:tplc="0C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" w15:restartNumberingAfterBreak="0">
    <w:nsid w:val="0C803D14"/>
    <w:multiLevelType w:val="hybridMultilevel"/>
    <w:tmpl w:val="FA38D122"/>
    <w:lvl w:ilvl="0" w:tplc="4844F0C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03E3F58"/>
    <w:multiLevelType w:val="singleLevel"/>
    <w:tmpl w:val="937A1DEC"/>
    <w:lvl w:ilvl="0">
      <w:start w:val="1"/>
      <w:numFmt w:val="bullet"/>
      <w:pStyle w:val="ListBulletTable2"/>
      <w:lvlText w:val="·"/>
      <w:lvlJc w:val="left"/>
      <w:pPr>
        <w:tabs>
          <w:tab w:val="left" w:pos="284"/>
        </w:tabs>
        <w:ind w:left="284" w:hanging="284"/>
      </w:pPr>
      <w:rPr>
        <w:rFonts w:hint="default" w:ascii="Symbol" w:hAnsi="Symbol"/>
        <w:b w:val="0"/>
        <w:i w:val="0"/>
        <w:sz w:val="18"/>
        <w:szCs w:val="18"/>
      </w:rPr>
    </w:lvl>
  </w:abstractNum>
  <w:abstractNum w:abstractNumId="4" w15:restartNumberingAfterBreak="0">
    <w:nsid w:val="2752385F"/>
    <w:multiLevelType w:val="multilevel"/>
    <w:tmpl w:val="C2D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C247E6"/>
    <w:multiLevelType w:val="hybridMultilevel"/>
    <w:tmpl w:val="1DFCC662"/>
    <w:lvl w:ilvl="0" w:tplc="305451B2">
      <w:start w:val="1"/>
      <w:numFmt w:val="bullet"/>
      <w:pStyle w:val="ListParagraph"/>
      <w:lvlText w:val=""/>
      <w:lvlJc w:val="left"/>
      <w:pPr>
        <w:ind w:left="1211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6" w15:restartNumberingAfterBreak="0">
    <w:nsid w:val="3A4A7198"/>
    <w:multiLevelType w:val="hybridMultilevel"/>
    <w:tmpl w:val="BC907FAA"/>
    <w:lvl w:ilvl="0" w:tplc="4844F0C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E434C0B"/>
    <w:multiLevelType w:val="hybridMultilevel"/>
    <w:tmpl w:val="FA96FAD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B0559A"/>
    <w:multiLevelType w:val="hybridMultilevel"/>
    <w:tmpl w:val="2AE265FC"/>
    <w:lvl w:ilvl="0" w:tplc="4844F0C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4DB54FF"/>
    <w:multiLevelType w:val="hybridMultilevel"/>
    <w:tmpl w:val="1F020E7E"/>
    <w:lvl w:ilvl="0" w:tplc="4844F0C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47FA0D15"/>
    <w:multiLevelType w:val="multilevel"/>
    <w:tmpl w:val="FD3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5597355"/>
    <w:multiLevelType w:val="hybridMultilevel"/>
    <w:tmpl w:val="1D3269CE"/>
    <w:lvl w:ilvl="0" w:tplc="213C4DD6">
      <w:start w:val="1"/>
      <w:numFmt w:val="lowerLetter"/>
      <w:pStyle w:val="Style3"/>
      <w:lvlText w:val="(%1)."/>
      <w:lvlJc w:val="right"/>
      <w:pPr>
        <w:ind w:left="1800" w:hanging="360"/>
      </w:pPr>
      <w:rPr>
        <w:rFonts w:hint="default"/>
      </w:rPr>
    </w:lvl>
    <w:lvl w:ilvl="1" w:tplc="8398FE3C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27A3FDC"/>
    <w:multiLevelType w:val="multilevel"/>
    <w:tmpl w:val="AA9232C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pStyle w:val="Heading4"/>
      <w:lvlText w:val="(%4)."/>
      <w:lvlJc w:val="left"/>
      <w:pPr>
        <w:ind w:left="864" w:hanging="864"/>
      </w:pPr>
      <w:rPr>
        <w:rFonts w:hint="default"/>
        <w:b w:val="0"/>
        <w:strike w:val="0"/>
      </w:rPr>
    </w:lvl>
    <w:lvl w:ilvl="4">
      <w:start w:val="1"/>
      <w:numFmt w:val="decimal"/>
      <w:pStyle w:val="Heading5"/>
      <w:lvlText w:val="(%5)."/>
      <w:lvlJc w:val="left"/>
      <w:pPr>
        <w:ind w:left="1717" w:hanging="1008"/>
      </w:pPr>
      <w:rPr>
        <w:rFonts w:hint="default"/>
        <w:strike w:val="0"/>
      </w:rPr>
    </w:lvl>
    <w:lvl w:ilvl="5">
      <w:start w:val="1"/>
      <w:numFmt w:val="lowerLetter"/>
      <w:pStyle w:val="Heading6"/>
      <w:lvlText w:val="(%6)."/>
      <w:lvlJc w:val="right"/>
      <w:pPr>
        <w:ind w:left="1152" w:hanging="1152"/>
      </w:pPr>
      <w:rPr>
        <w:rFonts w:hint="default"/>
      </w:rPr>
    </w:lvl>
    <w:lvl w:ilvl="6">
      <w:start w:val="1"/>
      <w:numFmt w:val="lowerRoman"/>
      <w:pStyle w:val="Heading7"/>
      <w:lvlText w:val="(%7)."/>
      <w:lvlJc w:val="righ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E016675"/>
    <w:multiLevelType w:val="multilevel"/>
    <w:tmpl w:val="A546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11463"/>
    <w:multiLevelType w:val="hybridMultilevel"/>
    <w:tmpl w:val="43AA4F9C"/>
    <w:lvl w:ilvl="0" w:tplc="5B58ACDE">
      <w:start w:val="1"/>
      <w:numFmt w:val="lowerRoman"/>
      <w:pStyle w:val="Style4"/>
      <w:lvlText w:val="%1."/>
      <w:lvlJc w:val="right"/>
      <w:pPr>
        <w:ind w:left="2880" w:hanging="360"/>
      </w:pPr>
    </w:lvl>
    <w:lvl w:ilvl="1" w:tplc="0C090019" w:tentative="1">
      <w:start w:val="1"/>
      <w:numFmt w:val="lowerLetter"/>
      <w:lvlText w:val="%2."/>
      <w:lvlJc w:val="left"/>
      <w:pPr>
        <w:ind w:left="3600" w:hanging="360"/>
      </w:pPr>
    </w:lvl>
    <w:lvl w:ilvl="2" w:tplc="0C09001B" w:tentative="1">
      <w:start w:val="1"/>
      <w:numFmt w:val="lowerRoman"/>
      <w:lvlText w:val="%3."/>
      <w:lvlJc w:val="right"/>
      <w:pPr>
        <w:ind w:left="4320" w:hanging="180"/>
      </w:pPr>
    </w:lvl>
    <w:lvl w:ilvl="3" w:tplc="0C09000F" w:tentative="1">
      <w:start w:val="1"/>
      <w:numFmt w:val="decimal"/>
      <w:lvlText w:val="%4."/>
      <w:lvlJc w:val="left"/>
      <w:pPr>
        <w:ind w:left="5040" w:hanging="360"/>
      </w:pPr>
    </w:lvl>
    <w:lvl w:ilvl="4" w:tplc="0C090019" w:tentative="1">
      <w:start w:val="1"/>
      <w:numFmt w:val="lowerLetter"/>
      <w:lvlText w:val="%5."/>
      <w:lvlJc w:val="left"/>
      <w:pPr>
        <w:ind w:left="5760" w:hanging="360"/>
      </w:pPr>
    </w:lvl>
    <w:lvl w:ilvl="5" w:tplc="0C09001B" w:tentative="1">
      <w:start w:val="1"/>
      <w:numFmt w:val="lowerRoman"/>
      <w:lvlText w:val="%6."/>
      <w:lvlJc w:val="right"/>
      <w:pPr>
        <w:ind w:left="6480" w:hanging="180"/>
      </w:pPr>
    </w:lvl>
    <w:lvl w:ilvl="6" w:tplc="0C09000F" w:tentative="1">
      <w:start w:val="1"/>
      <w:numFmt w:val="decimal"/>
      <w:lvlText w:val="%7."/>
      <w:lvlJc w:val="left"/>
      <w:pPr>
        <w:ind w:left="7200" w:hanging="360"/>
      </w:pPr>
    </w:lvl>
    <w:lvl w:ilvl="7" w:tplc="0C090019" w:tentative="1">
      <w:start w:val="1"/>
      <w:numFmt w:val="lowerLetter"/>
      <w:lvlText w:val="%8."/>
      <w:lvlJc w:val="left"/>
      <w:pPr>
        <w:ind w:left="7920" w:hanging="360"/>
      </w:pPr>
    </w:lvl>
    <w:lvl w:ilvl="8" w:tplc="0C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7CBE65C7"/>
    <w:multiLevelType w:val="hybridMultilevel"/>
    <w:tmpl w:val="B0E6D45C"/>
    <w:lvl w:ilvl="0" w:tplc="0C090003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 w:cs="Courier New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num w:numId="1" w16cid:durableId="170878504">
    <w:abstractNumId w:val="11"/>
  </w:num>
  <w:num w:numId="2" w16cid:durableId="121264831">
    <w:abstractNumId w:val="1"/>
  </w:num>
  <w:num w:numId="3" w16cid:durableId="1559781837">
    <w:abstractNumId w:val="14"/>
  </w:num>
  <w:num w:numId="4" w16cid:durableId="980424727">
    <w:abstractNumId w:val="5"/>
  </w:num>
  <w:num w:numId="5" w16cid:durableId="917590730">
    <w:abstractNumId w:val="3"/>
  </w:num>
  <w:num w:numId="6" w16cid:durableId="906963749">
    <w:abstractNumId w:val="12"/>
  </w:num>
  <w:num w:numId="7" w16cid:durableId="1900481918">
    <w:abstractNumId w:val="12"/>
  </w:num>
  <w:num w:numId="8" w16cid:durableId="330330537">
    <w:abstractNumId w:val="4"/>
  </w:num>
  <w:num w:numId="9" w16cid:durableId="700742277">
    <w:abstractNumId w:val="0"/>
  </w:num>
  <w:num w:numId="10" w16cid:durableId="132063520">
    <w:abstractNumId w:val="15"/>
  </w:num>
  <w:num w:numId="11" w16cid:durableId="239025247">
    <w:abstractNumId w:val="7"/>
  </w:num>
  <w:num w:numId="12" w16cid:durableId="885801357">
    <w:abstractNumId w:val="10"/>
  </w:num>
  <w:num w:numId="13" w16cid:durableId="1282112109">
    <w:abstractNumId w:val="13"/>
  </w:num>
  <w:num w:numId="14" w16cid:durableId="1018699809">
    <w:abstractNumId w:val="8"/>
  </w:num>
  <w:num w:numId="15" w16cid:durableId="1624268264">
    <w:abstractNumId w:val="9"/>
  </w:num>
  <w:num w:numId="16" w16cid:durableId="243686861">
    <w:abstractNumId w:val="6"/>
  </w:num>
  <w:num w:numId="17" w16cid:durableId="845286640">
    <w:abstractNumId w:val="2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ra LIPSCOMBE">
    <w15:presenceInfo w15:providerId="AD" w15:userId="S::clara.lipscombe@sia-partners.com::4f0a47a7-dcc6-4200-99a7-32545534711a"/>
  </w15:person>
  <w15:person w15:author="Tracey-Ann Morris">
    <w15:presenceInfo w15:providerId="AD" w15:userId="S::00119120@uwa.edu.au::b185d885-7d9c-45d7-92b6-8805fae9ff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3E"/>
    <w:rsid w:val="0002191E"/>
    <w:rsid w:val="00023D71"/>
    <w:rsid w:val="00025F4B"/>
    <w:rsid w:val="0003003E"/>
    <w:rsid w:val="00030751"/>
    <w:rsid w:val="0003549A"/>
    <w:rsid w:val="00051EC4"/>
    <w:rsid w:val="00052901"/>
    <w:rsid w:val="00054C7B"/>
    <w:rsid w:val="00077B0F"/>
    <w:rsid w:val="00092AF8"/>
    <w:rsid w:val="000932EE"/>
    <w:rsid w:val="00095890"/>
    <w:rsid w:val="000A4DE0"/>
    <w:rsid w:val="000A52BE"/>
    <w:rsid w:val="000B092A"/>
    <w:rsid w:val="000C22A0"/>
    <w:rsid w:val="000C621F"/>
    <w:rsid w:val="000D693C"/>
    <w:rsid w:val="000E18DE"/>
    <w:rsid w:val="000E4142"/>
    <w:rsid w:val="000E591A"/>
    <w:rsid w:val="000E7CD6"/>
    <w:rsid w:val="000F594B"/>
    <w:rsid w:val="000F7C41"/>
    <w:rsid w:val="0010647D"/>
    <w:rsid w:val="00111E3C"/>
    <w:rsid w:val="00123E82"/>
    <w:rsid w:val="00130ACE"/>
    <w:rsid w:val="0013304F"/>
    <w:rsid w:val="00134A1B"/>
    <w:rsid w:val="00135785"/>
    <w:rsid w:val="00137A25"/>
    <w:rsid w:val="0015633E"/>
    <w:rsid w:val="001563A9"/>
    <w:rsid w:val="00160362"/>
    <w:rsid w:val="00176EFD"/>
    <w:rsid w:val="00187BF0"/>
    <w:rsid w:val="00190392"/>
    <w:rsid w:val="001918E7"/>
    <w:rsid w:val="00192365"/>
    <w:rsid w:val="00194DF1"/>
    <w:rsid w:val="001A1E8D"/>
    <w:rsid w:val="001A444A"/>
    <w:rsid w:val="001A7138"/>
    <w:rsid w:val="001B1C57"/>
    <w:rsid w:val="001C4BB5"/>
    <w:rsid w:val="001D334A"/>
    <w:rsid w:val="001D48E2"/>
    <w:rsid w:val="001D7231"/>
    <w:rsid w:val="001E11FE"/>
    <w:rsid w:val="001E3802"/>
    <w:rsid w:val="001E4E59"/>
    <w:rsid w:val="001F1C4B"/>
    <w:rsid w:val="002028AB"/>
    <w:rsid w:val="00203261"/>
    <w:rsid w:val="00207F54"/>
    <w:rsid w:val="002105D7"/>
    <w:rsid w:val="00226552"/>
    <w:rsid w:val="00230458"/>
    <w:rsid w:val="002468C4"/>
    <w:rsid w:val="00251521"/>
    <w:rsid w:val="00251CBC"/>
    <w:rsid w:val="00252D1B"/>
    <w:rsid w:val="002577C7"/>
    <w:rsid w:val="00262565"/>
    <w:rsid w:val="00262BB4"/>
    <w:rsid w:val="002675DE"/>
    <w:rsid w:val="00267C73"/>
    <w:rsid w:val="00273FFF"/>
    <w:rsid w:val="002775C5"/>
    <w:rsid w:val="00284A53"/>
    <w:rsid w:val="00284C59"/>
    <w:rsid w:val="0028739C"/>
    <w:rsid w:val="002A3F78"/>
    <w:rsid w:val="002A472F"/>
    <w:rsid w:val="002C40EC"/>
    <w:rsid w:val="002C4AD7"/>
    <w:rsid w:val="002C4DA1"/>
    <w:rsid w:val="002D73D9"/>
    <w:rsid w:val="002E43AB"/>
    <w:rsid w:val="002E5F02"/>
    <w:rsid w:val="002F521F"/>
    <w:rsid w:val="00301F6E"/>
    <w:rsid w:val="0031018E"/>
    <w:rsid w:val="00323E84"/>
    <w:rsid w:val="00326B5B"/>
    <w:rsid w:val="0033370C"/>
    <w:rsid w:val="0033390D"/>
    <w:rsid w:val="00336F64"/>
    <w:rsid w:val="00344315"/>
    <w:rsid w:val="0034568A"/>
    <w:rsid w:val="00350AB7"/>
    <w:rsid w:val="00352669"/>
    <w:rsid w:val="003550A9"/>
    <w:rsid w:val="00357146"/>
    <w:rsid w:val="00363ECD"/>
    <w:rsid w:val="0037295F"/>
    <w:rsid w:val="0037323C"/>
    <w:rsid w:val="00380358"/>
    <w:rsid w:val="003922AB"/>
    <w:rsid w:val="003950F1"/>
    <w:rsid w:val="00396674"/>
    <w:rsid w:val="003A5768"/>
    <w:rsid w:val="003B0519"/>
    <w:rsid w:val="003B5C27"/>
    <w:rsid w:val="003C5800"/>
    <w:rsid w:val="003D5653"/>
    <w:rsid w:val="003F7F46"/>
    <w:rsid w:val="00401732"/>
    <w:rsid w:val="004043FB"/>
    <w:rsid w:val="0040732E"/>
    <w:rsid w:val="00411750"/>
    <w:rsid w:val="0041297A"/>
    <w:rsid w:val="00413131"/>
    <w:rsid w:val="00414DD8"/>
    <w:rsid w:val="00423B05"/>
    <w:rsid w:val="0043127C"/>
    <w:rsid w:val="00436275"/>
    <w:rsid w:val="0044586D"/>
    <w:rsid w:val="00446615"/>
    <w:rsid w:val="0045080A"/>
    <w:rsid w:val="00450BAE"/>
    <w:rsid w:val="00452ED6"/>
    <w:rsid w:val="00453F2E"/>
    <w:rsid w:val="004663A5"/>
    <w:rsid w:val="00470E52"/>
    <w:rsid w:val="00475386"/>
    <w:rsid w:val="00485739"/>
    <w:rsid w:val="00494E0A"/>
    <w:rsid w:val="00494F94"/>
    <w:rsid w:val="004954D1"/>
    <w:rsid w:val="004A5E19"/>
    <w:rsid w:val="004A6A2F"/>
    <w:rsid w:val="004B4463"/>
    <w:rsid w:val="004E384F"/>
    <w:rsid w:val="004E3F1A"/>
    <w:rsid w:val="004E7D5C"/>
    <w:rsid w:val="004F145F"/>
    <w:rsid w:val="00515B0A"/>
    <w:rsid w:val="00533C77"/>
    <w:rsid w:val="00534058"/>
    <w:rsid w:val="00537BD4"/>
    <w:rsid w:val="00543BB2"/>
    <w:rsid w:val="0054450D"/>
    <w:rsid w:val="00544E2D"/>
    <w:rsid w:val="00552A1E"/>
    <w:rsid w:val="00554C41"/>
    <w:rsid w:val="00577460"/>
    <w:rsid w:val="0059140E"/>
    <w:rsid w:val="005914B1"/>
    <w:rsid w:val="005953FA"/>
    <w:rsid w:val="005A580C"/>
    <w:rsid w:val="005B2447"/>
    <w:rsid w:val="005C6CF3"/>
    <w:rsid w:val="005D0C8F"/>
    <w:rsid w:val="005E16DD"/>
    <w:rsid w:val="005E762E"/>
    <w:rsid w:val="005F370E"/>
    <w:rsid w:val="006040AE"/>
    <w:rsid w:val="0061235D"/>
    <w:rsid w:val="00624FA7"/>
    <w:rsid w:val="00633064"/>
    <w:rsid w:val="006422DE"/>
    <w:rsid w:val="006438DF"/>
    <w:rsid w:val="00653E26"/>
    <w:rsid w:val="00667958"/>
    <w:rsid w:val="0067491D"/>
    <w:rsid w:val="0068607F"/>
    <w:rsid w:val="00695778"/>
    <w:rsid w:val="00695E10"/>
    <w:rsid w:val="006A4C54"/>
    <w:rsid w:val="006B668D"/>
    <w:rsid w:val="006C3B62"/>
    <w:rsid w:val="006C73F1"/>
    <w:rsid w:val="006D2493"/>
    <w:rsid w:val="006E177C"/>
    <w:rsid w:val="006E463C"/>
    <w:rsid w:val="006E5EFE"/>
    <w:rsid w:val="006F6C9E"/>
    <w:rsid w:val="00702293"/>
    <w:rsid w:val="00703609"/>
    <w:rsid w:val="00703959"/>
    <w:rsid w:val="0071166C"/>
    <w:rsid w:val="00722C84"/>
    <w:rsid w:val="0073193B"/>
    <w:rsid w:val="007365AE"/>
    <w:rsid w:val="007547E8"/>
    <w:rsid w:val="0075539E"/>
    <w:rsid w:val="00757104"/>
    <w:rsid w:val="00762DCD"/>
    <w:rsid w:val="007725F6"/>
    <w:rsid w:val="00772F35"/>
    <w:rsid w:val="00786BEF"/>
    <w:rsid w:val="007A051E"/>
    <w:rsid w:val="007A0CE6"/>
    <w:rsid w:val="007A1E3B"/>
    <w:rsid w:val="007A23CF"/>
    <w:rsid w:val="007A7BDB"/>
    <w:rsid w:val="007B092C"/>
    <w:rsid w:val="007B21DF"/>
    <w:rsid w:val="007B4336"/>
    <w:rsid w:val="007B4EF8"/>
    <w:rsid w:val="007B53C4"/>
    <w:rsid w:val="007B5421"/>
    <w:rsid w:val="007C7335"/>
    <w:rsid w:val="007D7045"/>
    <w:rsid w:val="007E50B2"/>
    <w:rsid w:val="007F0BE1"/>
    <w:rsid w:val="00803B5F"/>
    <w:rsid w:val="0081093D"/>
    <w:rsid w:val="00811D18"/>
    <w:rsid w:val="0081781F"/>
    <w:rsid w:val="00831D0F"/>
    <w:rsid w:val="008362F2"/>
    <w:rsid w:val="008407CB"/>
    <w:rsid w:val="0084286B"/>
    <w:rsid w:val="008528FA"/>
    <w:rsid w:val="008552C5"/>
    <w:rsid w:val="008569C9"/>
    <w:rsid w:val="00861093"/>
    <w:rsid w:val="008641D7"/>
    <w:rsid w:val="00865776"/>
    <w:rsid w:val="00870074"/>
    <w:rsid w:val="008752B2"/>
    <w:rsid w:val="00886B56"/>
    <w:rsid w:val="008874C2"/>
    <w:rsid w:val="008944AF"/>
    <w:rsid w:val="008A1857"/>
    <w:rsid w:val="008A7847"/>
    <w:rsid w:val="008B027D"/>
    <w:rsid w:val="008B479E"/>
    <w:rsid w:val="008D615A"/>
    <w:rsid w:val="008E0A74"/>
    <w:rsid w:val="008E0E09"/>
    <w:rsid w:val="008F64BC"/>
    <w:rsid w:val="009060CF"/>
    <w:rsid w:val="00912659"/>
    <w:rsid w:val="0093218A"/>
    <w:rsid w:val="009403FD"/>
    <w:rsid w:val="0094308D"/>
    <w:rsid w:val="00951C12"/>
    <w:rsid w:val="009546AB"/>
    <w:rsid w:val="009711A4"/>
    <w:rsid w:val="00972BA7"/>
    <w:rsid w:val="009855F8"/>
    <w:rsid w:val="009A2858"/>
    <w:rsid w:val="009B37C9"/>
    <w:rsid w:val="009C08F0"/>
    <w:rsid w:val="009D134E"/>
    <w:rsid w:val="009E17D7"/>
    <w:rsid w:val="009E2D37"/>
    <w:rsid w:val="009E6152"/>
    <w:rsid w:val="009E7C16"/>
    <w:rsid w:val="009F6025"/>
    <w:rsid w:val="009F6F53"/>
    <w:rsid w:val="00A018CF"/>
    <w:rsid w:val="00A05925"/>
    <w:rsid w:val="00A10925"/>
    <w:rsid w:val="00A115E4"/>
    <w:rsid w:val="00A541D2"/>
    <w:rsid w:val="00A56B2A"/>
    <w:rsid w:val="00A66083"/>
    <w:rsid w:val="00A7020F"/>
    <w:rsid w:val="00A71327"/>
    <w:rsid w:val="00A75235"/>
    <w:rsid w:val="00A75FDE"/>
    <w:rsid w:val="00A86856"/>
    <w:rsid w:val="00A86AF9"/>
    <w:rsid w:val="00A9593A"/>
    <w:rsid w:val="00A96432"/>
    <w:rsid w:val="00A966C8"/>
    <w:rsid w:val="00AA19C6"/>
    <w:rsid w:val="00AA1A4D"/>
    <w:rsid w:val="00AA7139"/>
    <w:rsid w:val="00AB0E14"/>
    <w:rsid w:val="00AB15A4"/>
    <w:rsid w:val="00AB30A1"/>
    <w:rsid w:val="00AB3722"/>
    <w:rsid w:val="00AB5098"/>
    <w:rsid w:val="00AC2F1B"/>
    <w:rsid w:val="00AE45EA"/>
    <w:rsid w:val="00B0788F"/>
    <w:rsid w:val="00B30F45"/>
    <w:rsid w:val="00B34616"/>
    <w:rsid w:val="00B36DC5"/>
    <w:rsid w:val="00B43D7F"/>
    <w:rsid w:val="00B46F87"/>
    <w:rsid w:val="00B5564D"/>
    <w:rsid w:val="00B57D2C"/>
    <w:rsid w:val="00B62285"/>
    <w:rsid w:val="00B636F8"/>
    <w:rsid w:val="00B664B3"/>
    <w:rsid w:val="00B670CC"/>
    <w:rsid w:val="00B713A4"/>
    <w:rsid w:val="00B7734A"/>
    <w:rsid w:val="00B84620"/>
    <w:rsid w:val="00B87728"/>
    <w:rsid w:val="00B95062"/>
    <w:rsid w:val="00BB0D1A"/>
    <w:rsid w:val="00BC5627"/>
    <w:rsid w:val="00BD450C"/>
    <w:rsid w:val="00BD6F93"/>
    <w:rsid w:val="00C0124B"/>
    <w:rsid w:val="00C037FF"/>
    <w:rsid w:val="00C04D6B"/>
    <w:rsid w:val="00C146FB"/>
    <w:rsid w:val="00C1749B"/>
    <w:rsid w:val="00C220CB"/>
    <w:rsid w:val="00C2729D"/>
    <w:rsid w:val="00C3441B"/>
    <w:rsid w:val="00C55ED0"/>
    <w:rsid w:val="00C572A1"/>
    <w:rsid w:val="00C617AD"/>
    <w:rsid w:val="00C701EE"/>
    <w:rsid w:val="00C76C5E"/>
    <w:rsid w:val="00C811D2"/>
    <w:rsid w:val="00C85C79"/>
    <w:rsid w:val="00C9138B"/>
    <w:rsid w:val="00CA2176"/>
    <w:rsid w:val="00CB48C7"/>
    <w:rsid w:val="00CD3C66"/>
    <w:rsid w:val="00CF067C"/>
    <w:rsid w:val="00CF51AD"/>
    <w:rsid w:val="00D02E95"/>
    <w:rsid w:val="00D147FF"/>
    <w:rsid w:val="00D23014"/>
    <w:rsid w:val="00D254D5"/>
    <w:rsid w:val="00D421B6"/>
    <w:rsid w:val="00D54BCA"/>
    <w:rsid w:val="00D608E3"/>
    <w:rsid w:val="00D659E7"/>
    <w:rsid w:val="00D70DA7"/>
    <w:rsid w:val="00D71016"/>
    <w:rsid w:val="00D715D7"/>
    <w:rsid w:val="00D75B1A"/>
    <w:rsid w:val="00D92280"/>
    <w:rsid w:val="00D952E5"/>
    <w:rsid w:val="00D96DC8"/>
    <w:rsid w:val="00DA3987"/>
    <w:rsid w:val="00DA3AB9"/>
    <w:rsid w:val="00DA409B"/>
    <w:rsid w:val="00DB3520"/>
    <w:rsid w:val="00DB7868"/>
    <w:rsid w:val="00DC3133"/>
    <w:rsid w:val="00DD383F"/>
    <w:rsid w:val="00DD3F49"/>
    <w:rsid w:val="00DD51D1"/>
    <w:rsid w:val="00DE4023"/>
    <w:rsid w:val="00DF0C52"/>
    <w:rsid w:val="00E00A62"/>
    <w:rsid w:val="00E023F8"/>
    <w:rsid w:val="00E0424A"/>
    <w:rsid w:val="00E05796"/>
    <w:rsid w:val="00E0700F"/>
    <w:rsid w:val="00E12223"/>
    <w:rsid w:val="00E5400D"/>
    <w:rsid w:val="00E5509B"/>
    <w:rsid w:val="00E55893"/>
    <w:rsid w:val="00E67DE6"/>
    <w:rsid w:val="00E70D7E"/>
    <w:rsid w:val="00E92976"/>
    <w:rsid w:val="00E93BEC"/>
    <w:rsid w:val="00E96131"/>
    <w:rsid w:val="00EA1AFD"/>
    <w:rsid w:val="00EB0945"/>
    <w:rsid w:val="00EB5CD5"/>
    <w:rsid w:val="00EC32AB"/>
    <w:rsid w:val="00ED1766"/>
    <w:rsid w:val="00EF3E46"/>
    <w:rsid w:val="00F008C6"/>
    <w:rsid w:val="00F110BF"/>
    <w:rsid w:val="00F125D3"/>
    <w:rsid w:val="00F1452E"/>
    <w:rsid w:val="00F24EC6"/>
    <w:rsid w:val="00F306A3"/>
    <w:rsid w:val="00F33C8B"/>
    <w:rsid w:val="00F34DB9"/>
    <w:rsid w:val="00F434A8"/>
    <w:rsid w:val="00F4427E"/>
    <w:rsid w:val="00F51944"/>
    <w:rsid w:val="00F650A3"/>
    <w:rsid w:val="00F6578A"/>
    <w:rsid w:val="00F71457"/>
    <w:rsid w:val="00F77716"/>
    <w:rsid w:val="00F831D2"/>
    <w:rsid w:val="00F83640"/>
    <w:rsid w:val="00F84A4A"/>
    <w:rsid w:val="00F856DA"/>
    <w:rsid w:val="00FA2B03"/>
    <w:rsid w:val="00FC4989"/>
    <w:rsid w:val="00FC562A"/>
    <w:rsid w:val="00FD2ECF"/>
    <w:rsid w:val="00FD3AB6"/>
    <w:rsid w:val="00FD59FF"/>
    <w:rsid w:val="00FE4B92"/>
    <w:rsid w:val="00FE5E50"/>
    <w:rsid w:val="00FF12B7"/>
    <w:rsid w:val="072749D6"/>
    <w:rsid w:val="15266A99"/>
    <w:rsid w:val="35DCD6DB"/>
    <w:rsid w:val="7B14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1000"/>
  <w15:chartTrackingRefBased/>
  <w15:docId w15:val="{D5021FDB-CE91-4941-A3A9-BEE8AE34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9" w:qFormat="1"/>
    <w:lsdException w:name="heading 1" w:uiPriority="2" w:qFormat="1"/>
    <w:lsdException w:name="heading 2" w:uiPriority="3" w:semiHidden="1" w:unhideWhenUsed="1" w:qFormat="1"/>
    <w:lsdException w:name="heading 3" w:uiPriority="4" w:semiHidden="1" w:unhideWhenUsed="1" w:qFormat="1"/>
    <w:lsdException w:name="heading 4" w:uiPriority="5" w:semiHidden="1" w:unhideWhenUsed="1" w:qFormat="1"/>
    <w:lsdException w:name="heading 5" w:uiPriority="6" w:semiHidden="1" w:unhideWhenUsed="1" w:qFormat="1"/>
    <w:lsdException w:name="heading 6" w:uiPriority="7" w:semiHidden="1" w:unhideWhenUsed="1" w:qFormat="1"/>
    <w:lsdException w:name="heading 7" w:uiPriority="8" w:semiHidden="1" w:unhideWhenUsed="1" w:qFormat="1"/>
    <w:lsdException w:name="heading 8" w:uiPriority="9" w:semiHidden="1" w:unhideWhenUsed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"/>
    <w:qFormat/>
    <w:rsid w:val="007547E8"/>
    <w:rPr>
      <w:rFonts w:ascii="Century Gothic" w:hAnsi="Century Gothic"/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2"/>
    <w:qFormat/>
    <w:rsid w:val="001918E7"/>
    <w:pPr>
      <w:keepNext/>
      <w:keepLines/>
      <w:numPr>
        <w:numId w:val="7"/>
      </w:numPr>
      <w:spacing w:before="240" w:after="0"/>
      <w:ind w:left="851" w:hanging="851"/>
      <w:outlineLvl w:val="0"/>
    </w:pPr>
    <w:rPr>
      <w:rFonts w:eastAsiaTheme="majorEastAsia" w:cstheme="majorBidi"/>
      <w:b/>
      <w:color w:val="003087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3"/>
    <w:unhideWhenUsed/>
    <w:qFormat/>
    <w:rsid w:val="001918E7"/>
    <w:pPr>
      <w:numPr>
        <w:ilvl w:val="1"/>
      </w:numPr>
      <w:ind w:left="851" w:hanging="851"/>
      <w:outlineLvl w:val="1"/>
    </w:pPr>
    <w:rPr>
      <w:rFonts w:eastAsia="Times New Roman"/>
      <w:sz w:val="28"/>
      <w:lang w:eastAsia="en-AU"/>
    </w:rPr>
  </w:style>
  <w:style w:type="paragraph" w:styleId="Heading3">
    <w:name w:val="heading 3"/>
    <w:basedOn w:val="Heading2"/>
    <w:next w:val="Normal"/>
    <w:link w:val="Heading3Char"/>
    <w:uiPriority w:val="4"/>
    <w:unhideWhenUsed/>
    <w:qFormat/>
    <w:rsid w:val="00F4427E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uiPriority w:val="5"/>
    <w:unhideWhenUsed/>
    <w:qFormat/>
    <w:rsid w:val="00F4427E"/>
    <w:pPr>
      <w:keepNext w:val="0"/>
      <w:keepLines w:val="0"/>
      <w:widowControl w:val="0"/>
      <w:numPr>
        <w:ilvl w:val="3"/>
      </w:numPr>
      <w:outlineLvl w:val="3"/>
    </w:pPr>
    <w:rPr>
      <w:b w:val="0"/>
      <w:color w:val="404040" w:themeColor="text1" w:themeTint="BF"/>
      <w:sz w:val="22"/>
      <w:szCs w:val="22"/>
    </w:rPr>
  </w:style>
  <w:style w:type="paragraph" w:styleId="Heading5">
    <w:name w:val="heading 5"/>
    <w:basedOn w:val="Normal"/>
    <w:next w:val="Normal"/>
    <w:link w:val="Heading5Char"/>
    <w:autoRedefine/>
    <w:uiPriority w:val="6"/>
    <w:unhideWhenUsed/>
    <w:qFormat/>
    <w:rsid w:val="00301F6E"/>
    <w:pPr>
      <w:widowControl w:val="0"/>
      <w:numPr>
        <w:ilvl w:val="4"/>
        <w:numId w:val="7"/>
      </w:numPr>
      <w:spacing w:before="40" w:after="0"/>
      <w:ind w:hanging="866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7"/>
    <w:unhideWhenUsed/>
    <w:qFormat/>
    <w:rsid w:val="007547E8"/>
    <w:pPr>
      <w:widowControl w:val="0"/>
      <w:numPr>
        <w:ilvl w:val="5"/>
        <w:numId w:val="7"/>
      </w:numPr>
      <w:spacing w:before="40" w:after="0"/>
      <w:ind w:left="2835" w:hanging="708"/>
      <w:outlineLvl w:val="5"/>
    </w:pPr>
    <w:rPr>
      <w:rFonts w:eastAsia="Times New Roman" w:cstheme="majorBidi"/>
      <w:lang w:eastAsia="en-AU"/>
    </w:rPr>
  </w:style>
  <w:style w:type="paragraph" w:styleId="Heading7">
    <w:name w:val="heading 7"/>
    <w:basedOn w:val="Normal"/>
    <w:next w:val="Normal"/>
    <w:link w:val="Heading7Char"/>
    <w:uiPriority w:val="8"/>
    <w:unhideWhenUsed/>
    <w:qFormat/>
    <w:rsid w:val="007547E8"/>
    <w:pPr>
      <w:keepNext/>
      <w:keepLines/>
      <w:numPr>
        <w:ilvl w:val="6"/>
        <w:numId w:val="7"/>
      </w:numPr>
      <w:spacing w:before="40" w:after="0"/>
      <w:ind w:left="3969" w:hanging="87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8D615A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hAnsiTheme="majorHAnsi" w:eastAsiaTheme="majorEastAsia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7E"/>
    <w:pPr>
      <w:keepNext/>
      <w:keepLines/>
      <w:numPr>
        <w:ilvl w:val="8"/>
        <w:numId w:val="6"/>
      </w:numPr>
      <w:spacing w:before="40" w:after="0"/>
      <w:ind w:left="6480" w:hanging="360"/>
      <w:outlineLvl w:val="8"/>
    </w:pPr>
    <w:rPr>
      <w:rFonts w:asciiTheme="majorHAnsi" w:hAnsiTheme="majorHAnsi" w:eastAsiaTheme="majorEastAsia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2"/>
    <w:rsid w:val="001918E7"/>
    <w:rPr>
      <w:rFonts w:ascii="Century Gothic" w:hAnsi="Century Gothic" w:eastAsiaTheme="majorEastAsia" w:cstheme="majorBidi"/>
      <w:b/>
      <w:color w:val="003087"/>
      <w:sz w:val="32"/>
      <w:szCs w:val="32"/>
    </w:rPr>
  </w:style>
  <w:style w:type="paragraph" w:styleId="Style1" w:customStyle="1">
    <w:name w:val="Style 1"/>
    <w:basedOn w:val="BodyText"/>
    <w:link w:val="Style1Char"/>
    <w:rsid w:val="0028739C"/>
    <w:pPr>
      <w:spacing w:before="60" w:after="60"/>
      <w:ind w:left="0"/>
    </w:pPr>
    <w:rPr>
      <w:b/>
      <w:sz w:val="16"/>
      <w:lang w:val="en-US"/>
    </w:rPr>
  </w:style>
  <w:style w:type="paragraph" w:styleId="Style3" w:customStyle="1">
    <w:name w:val="Style 3"/>
    <w:basedOn w:val="Style1"/>
    <w:link w:val="Style3Char"/>
    <w:rsid w:val="0028739C"/>
    <w:pPr>
      <w:numPr>
        <w:numId w:val="1"/>
      </w:numPr>
    </w:pPr>
  </w:style>
  <w:style w:type="character" w:styleId="Style1Char" w:customStyle="1">
    <w:name w:val="Style 1 Char"/>
    <w:basedOn w:val="DefaultParagraphFont"/>
    <w:link w:val="Style1"/>
    <w:rsid w:val="0028739C"/>
    <w:rPr>
      <w:rFonts w:ascii="Century Gothic" w:hAnsi="Century Gothic" w:cs="Arial"/>
      <w:b/>
      <w:color w:val="404040" w:themeColor="text1" w:themeTint="BF"/>
      <w:sz w:val="16"/>
      <w:lang w:val="en-US"/>
    </w:rPr>
  </w:style>
  <w:style w:type="paragraph" w:styleId="Style2" w:customStyle="1">
    <w:name w:val="Style 2"/>
    <w:basedOn w:val="Style1"/>
    <w:link w:val="Style2Char"/>
    <w:rsid w:val="0028739C"/>
    <w:pPr>
      <w:numPr>
        <w:numId w:val="2"/>
      </w:numPr>
    </w:pPr>
  </w:style>
  <w:style w:type="character" w:styleId="Style3Char" w:customStyle="1">
    <w:name w:val="Style 3 Char"/>
    <w:basedOn w:val="Style1Char"/>
    <w:link w:val="Style3"/>
    <w:rsid w:val="0028739C"/>
    <w:rPr>
      <w:rFonts w:ascii="Century Gothic" w:hAnsi="Century Gothic" w:cs="Arial"/>
      <w:b/>
      <w:color w:val="404040" w:themeColor="text1" w:themeTint="BF"/>
      <w:sz w:val="16"/>
      <w:lang w:val="en-US"/>
    </w:rPr>
  </w:style>
  <w:style w:type="paragraph" w:styleId="Style4" w:customStyle="1">
    <w:name w:val="Style4"/>
    <w:basedOn w:val="Style3"/>
    <w:link w:val="Style4Char"/>
    <w:rsid w:val="0028739C"/>
    <w:pPr>
      <w:numPr>
        <w:numId w:val="3"/>
      </w:numPr>
    </w:pPr>
  </w:style>
  <w:style w:type="character" w:styleId="Style2Char" w:customStyle="1">
    <w:name w:val="Style 2 Char"/>
    <w:basedOn w:val="Style1Char"/>
    <w:link w:val="Style2"/>
    <w:rsid w:val="0028739C"/>
    <w:rPr>
      <w:rFonts w:ascii="Century Gothic" w:hAnsi="Century Gothic" w:cs="Arial"/>
      <w:b/>
      <w:color w:val="404040" w:themeColor="text1" w:themeTint="BF"/>
      <w:sz w:val="16"/>
      <w:lang w:val="en-US"/>
    </w:rPr>
  </w:style>
  <w:style w:type="character" w:styleId="Heading3Char" w:customStyle="1">
    <w:name w:val="Heading 3 Char"/>
    <w:basedOn w:val="DefaultParagraphFont"/>
    <w:link w:val="Heading3"/>
    <w:uiPriority w:val="4"/>
    <w:rsid w:val="00F4427E"/>
    <w:rPr>
      <w:rFonts w:ascii="Century Gothic" w:hAnsi="Century Gothic" w:eastAsia="Times New Roman" w:cstheme="majorBidi"/>
      <w:b/>
      <w:color w:val="003087"/>
      <w:sz w:val="24"/>
      <w:szCs w:val="32"/>
      <w:lang w:eastAsia="en-AU"/>
    </w:rPr>
  </w:style>
  <w:style w:type="character" w:styleId="Style4Char" w:customStyle="1">
    <w:name w:val="Style4 Char"/>
    <w:basedOn w:val="Style3Char"/>
    <w:link w:val="Style4"/>
    <w:rsid w:val="0028739C"/>
    <w:rPr>
      <w:rFonts w:ascii="Century Gothic" w:hAnsi="Century Gothic" w:cs="Arial"/>
      <w:b/>
      <w:color w:val="404040" w:themeColor="text1" w:themeTint="BF"/>
      <w:sz w:val="16"/>
      <w:lang w:val="en-US"/>
    </w:rPr>
  </w:style>
  <w:style w:type="character" w:styleId="Heading2Char" w:customStyle="1">
    <w:name w:val="Heading 2 Char"/>
    <w:basedOn w:val="DefaultParagraphFont"/>
    <w:link w:val="Heading2"/>
    <w:uiPriority w:val="3"/>
    <w:rsid w:val="001918E7"/>
    <w:rPr>
      <w:rFonts w:ascii="Century Gothic" w:hAnsi="Century Gothic" w:eastAsia="Times New Roman" w:cstheme="majorBidi"/>
      <w:b/>
      <w:color w:val="003087"/>
      <w:sz w:val="28"/>
      <w:szCs w:val="32"/>
      <w:lang w:eastAsia="en-AU"/>
    </w:rPr>
  </w:style>
  <w:style w:type="character" w:styleId="Heading4Char" w:customStyle="1">
    <w:name w:val="Heading 4 Char"/>
    <w:basedOn w:val="DefaultParagraphFont"/>
    <w:link w:val="Heading4"/>
    <w:uiPriority w:val="5"/>
    <w:rsid w:val="00F4427E"/>
    <w:rPr>
      <w:rFonts w:ascii="Century Gothic" w:hAnsi="Century Gothic" w:eastAsia="Times New Roman" w:cstheme="majorBidi"/>
      <w:color w:val="404040" w:themeColor="text1" w:themeTint="BF"/>
      <w:lang w:eastAsia="en-AU"/>
    </w:rPr>
  </w:style>
  <w:style w:type="character" w:styleId="Heading5Char" w:customStyle="1">
    <w:name w:val="Heading 5 Char"/>
    <w:basedOn w:val="DefaultParagraphFont"/>
    <w:link w:val="Heading5"/>
    <w:uiPriority w:val="6"/>
    <w:rsid w:val="00301F6E"/>
    <w:rPr>
      <w:rFonts w:ascii="Century Gothic" w:hAnsi="Century Gothic" w:eastAsiaTheme="majorEastAsia" w:cstheme="majorBidi"/>
      <w:color w:val="404040" w:themeColor="text1" w:themeTint="BF"/>
    </w:rPr>
  </w:style>
  <w:style w:type="character" w:styleId="Heading6Char" w:customStyle="1">
    <w:name w:val="Heading 6 Char"/>
    <w:basedOn w:val="DefaultParagraphFont"/>
    <w:link w:val="Heading6"/>
    <w:uiPriority w:val="7"/>
    <w:rsid w:val="007547E8"/>
    <w:rPr>
      <w:rFonts w:ascii="Century Gothic" w:hAnsi="Century Gothic" w:eastAsia="Times New Roman" w:cstheme="majorBidi"/>
      <w:color w:val="404040" w:themeColor="text1" w:themeTint="BF"/>
      <w:lang w:eastAsia="en-AU"/>
    </w:rPr>
  </w:style>
  <w:style w:type="character" w:styleId="Heading7Char" w:customStyle="1">
    <w:name w:val="Heading 7 Char"/>
    <w:basedOn w:val="DefaultParagraphFont"/>
    <w:link w:val="Heading7"/>
    <w:uiPriority w:val="8"/>
    <w:rsid w:val="007547E8"/>
    <w:rPr>
      <w:rFonts w:ascii="Century Gothic" w:hAnsi="Century Gothic" w:eastAsiaTheme="majorEastAsia" w:cstheme="majorBidi"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739C"/>
    <w:rPr>
      <w:rFonts w:asciiTheme="majorHAnsi" w:hAnsiTheme="majorHAnsi" w:eastAsiaTheme="majorEastAsia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427E"/>
    <w:rPr>
      <w:rFonts w:asciiTheme="majorHAnsi" w:hAnsiTheme="majorHAnsi" w:eastAsiaTheme="majorEastAsia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qFormat/>
    <w:rsid w:val="00F4427E"/>
    <w:pPr>
      <w:spacing w:after="0" w:line="240" w:lineRule="auto"/>
      <w:contextualSpacing/>
    </w:pPr>
    <w:rPr>
      <w:rFonts w:eastAsiaTheme="majorEastAsia" w:cstheme="majorBidi"/>
      <w:b/>
      <w:color w:val="FFFFFF" w:themeColor="background1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F4427E"/>
    <w:rPr>
      <w:rFonts w:ascii="Century Gothic" w:hAnsi="Century Gothic" w:eastAsiaTheme="majorEastAsia" w:cstheme="majorBidi"/>
      <w:b/>
      <w:color w:val="FFFFFF" w:themeColor="background1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3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739C"/>
    <w:rPr>
      <w:rFonts w:ascii="Segoe UI" w:hAnsi="Segoe UI" w:cs="Segoe UI"/>
      <w:color w:val="404040" w:themeColor="text1" w:themeTint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"/>
    <w:qFormat/>
    <w:rsid w:val="00F4427E"/>
    <w:pPr>
      <w:numPr>
        <w:ilvl w:val="1"/>
      </w:numPr>
      <w:spacing w:after="160"/>
    </w:pPr>
    <w:rPr>
      <w:rFonts w:eastAsiaTheme="minorEastAsia"/>
      <w:b/>
      <w:color w:val="FFFFFF" w:themeColor="background1"/>
      <w:spacing w:val="15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"/>
    <w:rsid w:val="00F4427E"/>
    <w:rPr>
      <w:rFonts w:ascii="Century Gothic" w:hAnsi="Century Gothic" w:eastAsiaTheme="minorEastAsia"/>
      <w:b/>
      <w:color w:val="FFFFFF" w:themeColor="background1"/>
      <w:spacing w:val="15"/>
      <w:sz w:val="48"/>
      <w:szCs w:val="48"/>
    </w:rPr>
  </w:style>
  <w:style w:type="paragraph" w:styleId="BodyText">
    <w:name w:val="Body Text"/>
    <w:basedOn w:val="Normal"/>
    <w:link w:val="BodyTextChar"/>
    <w:rsid w:val="0028739C"/>
    <w:pPr>
      <w:ind w:left="851"/>
    </w:pPr>
    <w:rPr>
      <w:rFonts w:cs="Arial"/>
    </w:rPr>
  </w:style>
  <w:style w:type="character" w:styleId="BodyTextChar" w:customStyle="1">
    <w:name w:val="Body Text Char"/>
    <w:basedOn w:val="DefaultParagraphFont"/>
    <w:link w:val="BodyText"/>
    <w:rsid w:val="0028739C"/>
    <w:rPr>
      <w:rFonts w:ascii="Century Gothic" w:hAnsi="Century Gothic" w:cs="Arial"/>
      <w:color w:val="404040" w:themeColor="text1" w:themeTint="BF"/>
    </w:rPr>
  </w:style>
  <w:style w:type="table" w:styleId="TableGrid">
    <w:name w:val="Table Grid"/>
    <w:aliases w:val="Table Cells"/>
    <w:basedOn w:val="TableNormal"/>
    <w:uiPriority w:val="59"/>
    <w:rsid w:val="0028739C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8739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739C"/>
    <w:rPr>
      <w:rFonts w:ascii="Century Gothic" w:hAnsi="Century Gothic"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28739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739C"/>
    <w:rPr>
      <w:rFonts w:ascii="Century Gothic" w:hAnsi="Century Gothic"/>
      <w:color w:val="404040" w:themeColor="text1" w:themeTint="BF"/>
    </w:rPr>
  </w:style>
  <w:style w:type="character" w:styleId="Hyperlink">
    <w:name w:val="Hyperlink"/>
    <w:basedOn w:val="DefaultParagraphFont"/>
    <w:uiPriority w:val="99"/>
    <w:rsid w:val="0028739C"/>
    <w:rPr>
      <w:color w:val="0563C1" w:themeColor="hyperlink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28739C"/>
    <w:pPr>
      <w:tabs>
        <w:tab w:val="left" w:pos="851"/>
        <w:tab w:val="right" w:leader="dot" w:pos="10456"/>
      </w:tabs>
      <w:spacing w:after="100"/>
    </w:pPr>
  </w:style>
  <w:style w:type="paragraph" w:styleId="Style10" w:customStyle="1">
    <w:name w:val="Style1"/>
    <w:basedOn w:val="ListParagraph"/>
    <w:link w:val="Style1Char0"/>
    <w:rsid w:val="0028739C"/>
    <w:rPr>
      <w:rFonts w:cs="Helvetica"/>
      <w:color w:val="000000" w:themeColor="text1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Style1Char0" w:customStyle="1">
    <w:name w:val="Style1 Char"/>
    <w:basedOn w:val="DefaultParagraphFont"/>
    <w:link w:val="Style10"/>
    <w:rsid w:val="0028739C"/>
    <w:rPr>
      <w:rFonts w:ascii="Century Gothic" w:hAnsi="Century Gothic" w:cs="Helvetica"/>
      <w:color w:val="000000" w:themeColor="text1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Style20" w:customStyle="1">
    <w:name w:val="Style2"/>
    <w:basedOn w:val="Style10"/>
    <w:link w:val="Style2Char0"/>
    <w:rsid w:val="0028739C"/>
    <w:pPr>
      <w:spacing w:before="240"/>
      <w:ind w:left="576" w:hanging="576"/>
    </w:pPr>
  </w:style>
  <w:style w:type="paragraph" w:styleId="ListParagraph">
    <w:name w:val="List Paragraph"/>
    <w:basedOn w:val="Normal"/>
    <w:link w:val="ListParagraphChar"/>
    <w:uiPriority w:val="34"/>
    <w:qFormat/>
    <w:rsid w:val="0028739C"/>
    <w:pPr>
      <w:numPr>
        <w:numId w:val="4"/>
      </w:numPr>
      <w:contextualSpacing/>
    </w:pPr>
  </w:style>
  <w:style w:type="paragraph" w:styleId="ListBulletTable2" w:customStyle="1">
    <w:name w:val="List Bullet Table 2"/>
    <w:basedOn w:val="Normal"/>
    <w:rsid w:val="0028739C"/>
    <w:pPr>
      <w:numPr>
        <w:numId w:val="5"/>
      </w:numPr>
    </w:pPr>
    <w:rPr>
      <w:rFonts w:cs="Helvetica"/>
    </w:rPr>
  </w:style>
  <w:style w:type="character" w:styleId="Style2Char0" w:customStyle="1">
    <w:name w:val="Style2 Char"/>
    <w:basedOn w:val="Style1Char0"/>
    <w:link w:val="Style20"/>
    <w:rsid w:val="0028739C"/>
    <w:rPr>
      <w:rFonts w:ascii="Century Gothic" w:hAnsi="Century Gothic" w:cs="Helvetica"/>
      <w:color w:val="000000" w:themeColor="text1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rsid w:val="0028739C"/>
    <w:pPr>
      <w:numPr>
        <w:numId w:val="0"/>
      </w:numPr>
      <w:spacing w:line="259" w:lineRule="auto"/>
      <w:outlineLvl w:val="9"/>
    </w:pPr>
    <w:rPr>
      <w:rFonts w:asciiTheme="majorHAnsi" w:hAnsiTheme="majorHAnsi"/>
      <w:color w:val="2E74B5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8739C"/>
    <w:pPr>
      <w:tabs>
        <w:tab w:val="left" w:pos="880"/>
        <w:tab w:val="right" w:leader="dot" w:pos="1045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8739C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2873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739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739C"/>
    <w:rPr>
      <w:rFonts w:ascii="Century Gothic" w:hAnsi="Century Gothic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3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739C"/>
    <w:rPr>
      <w:rFonts w:ascii="Century Gothic" w:hAnsi="Century Gothic"/>
      <w:b/>
      <w:bCs/>
      <w:color w:val="404040" w:themeColor="text1" w:themeTint="BF"/>
      <w:sz w:val="20"/>
      <w:szCs w:val="20"/>
    </w:rPr>
  </w:style>
  <w:style w:type="paragraph" w:styleId="Revision">
    <w:name w:val="Revision"/>
    <w:hidden/>
    <w:uiPriority w:val="99"/>
    <w:semiHidden/>
    <w:rsid w:val="006B668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definitions" w:customStyle="1">
    <w:name w:val="definitions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style11" w:customStyle="1">
    <w:name w:val="style1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bodytextstyle1" w:customStyle="1">
    <w:name w:val="bodytextstyle1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style21" w:customStyle="1">
    <w:name w:val="style2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NoSpacing">
    <w:name w:val="No Spacing"/>
    <w:link w:val="NoSpacingChar"/>
    <w:uiPriority w:val="1"/>
    <w:rsid w:val="0028739C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28739C"/>
    <w:rPr>
      <w:rFonts w:eastAsiaTheme="minorEastAsia"/>
      <w:lang w:val="en-US"/>
    </w:rPr>
  </w:style>
  <w:style w:type="paragraph" w:styleId="bodytextstyle2" w:customStyle="1">
    <w:name w:val="bodytextstyle2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en-AU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styleId="FollowedHyperlink">
    <w:name w:val="FollowedHyperlink"/>
    <w:basedOn w:val="DefaultParagraphFont"/>
    <w:uiPriority w:val="99"/>
    <w:semiHidden/>
    <w:unhideWhenUsed/>
    <w:rsid w:val="0028739C"/>
    <w:rPr>
      <w:color w:val="954F72" w:themeColor="followedHyperlink"/>
      <w:u w:val="single"/>
    </w:rPr>
  </w:style>
  <w:style w:type="paragraph" w:styleId="style30" w:customStyle="1">
    <w:name w:val="style3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en-AU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3" w:customStyle="1">
    <w:name w:val="c3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en-AU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procedure" w:customStyle="1">
    <w:name w:val="procedure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en-AU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backtotop" w:customStyle="1">
    <w:name w:val="backtotop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en-AU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1" w:customStyle="1">
    <w:name w:val="c1"/>
    <w:basedOn w:val="Normal"/>
    <w:rsid w:val="00287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en-AU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styleId="PlaceholderText">
    <w:name w:val="Placeholder Text"/>
    <w:basedOn w:val="DefaultParagraphFont"/>
    <w:uiPriority w:val="99"/>
    <w:semiHidden/>
    <w:rsid w:val="0028739C"/>
    <w:rPr>
      <w:color w:val="808080"/>
    </w:rPr>
  </w:style>
  <w:style w:type="paragraph" w:styleId="Caption">
    <w:name w:val="caption"/>
    <w:basedOn w:val="Normal"/>
    <w:next w:val="Normal"/>
    <w:uiPriority w:val="35"/>
    <w:unhideWhenUsed/>
    <w:rsid w:val="0028739C"/>
    <w:pPr>
      <w:spacing w:line="240" w:lineRule="auto"/>
    </w:pPr>
    <w:rPr>
      <w:b/>
      <w:iCs/>
      <w:color w:val="27348B"/>
      <w:szCs w:val="18"/>
      <w14:textFill>
        <w14:solidFill>
          <w14:srgbClr w14:val="27348B">
            <w14:lumMod w14:val="75000"/>
            <w14:lumOff w14:val="25000"/>
          </w14:srgbClr>
        </w14:solidFill>
      </w14:textFill>
    </w:rPr>
  </w:style>
  <w:style w:type="table" w:styleId="PlainTable5">
    <w:name w:val="Plain Table 5"/>
    <w:basedOn w:val="TableNormal"/>
    <w:uiPriority w:val="45"/>
    <w:rsid w:val="0028739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8739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ntent" w:customStyle="1">
    <w:name w:val="Content"/>
    <w:basedOn w:val="TOC1"/>
    <w:link w:val="ContentChar"/>
    <w:uiPriority w:val="10"/>
    <w:qFormat/>
    <w:rsid w:val="00F4427E"/>
  </w:style>
  <w:style w:type="paragraph" w:styleId="Note" w:customStyle="1">
    <w:name w:val="Note"/>
    <w:basedOn w:val="Normal"/>
    <w:link w:val="NoteChar"/>
    <w:uiPriority w:val="12"/>
    <w:qFormat/>
    <w:rsid w:val="00F4427E"/>
    <w:rPr>
      <w:b/>
      <w:color w:val="003087"/>
    </w:rPr>
  </w:style>
  <w:style w:type="character" w:styleId="TOC1Char" w:customStyle="1">
    <w:name w:val="TOC 1 Char"/>
    <w:basedOn w:val="DefaultParagraphFont"/>
    <w:link w:val="TOC1"/>
    <w:uiPriority w:val="39"/>
    <w:rsid w:val="0028739C"/>
    <w:rPr>
      <w:rFonts w:ascii="Century Gothic" w:hAnsi="Century Gothic"/>
      <w:color w:val="404040" w:themeColor="text1" w:themeTint="BF"/>
    </w:rPr>
  </w:style>
  <w:style w:type="character" w:styleId="ContentChar" w:customStyle="1">
    <w:name w:val="Content Char"/>
    <w:basedOn w:val="TOC1Char"/>
    <w:link w:val="Content"/>
    <w:uiPriority w:val="10"/>
    <w:rsid w:val="00F4427E"/>
    <w:rPr>
      <w:rFonts w:ascii="Century Gothic" w:hAnsi="Century Gothic"/>
      <w:color w:val="404040" w:themeColor="text1" w:themeTint="BF"/>
    </w:rPr>
  </w:style>
  <w:style w:type="paragraph" w:styleId="Bullet" w:customStyle="1">
    <w:name w:val="Bullet"/>
    <w:basedOn w:val="ListParagraph"/>
    <w:link w:val="BulletChar"/>
    <w:uiPriority w:val="11"/>
    <w:qFormat/>
    <w:rsid w:val="00F4427E"/>
    <w:pPr>
      <w:numPr>
        <w:numId w:val="0"/>
      </w:numPr>
      <w:ind w:left="1418" w:hanging="851"/>
    </w:pPr>
  </w:style>
  <w:style w:type="character" w:styleId="NoteChar" w:customStyle="1">
    <w:name w:val="Note Char"/>
    <w:basedOn w:val="DefaultParagraphFont"/>
    <w:link w:val="Note"/>
    <w:uiPriority w:val="12"/>
    <w:rsid w:val="00F4427E"/>
    <w:rPr>
      <w:rFonts w:ascii="Century Gothic" w:hAnsi="Century Gothic"/>
      <w:b/>
      <w:color w:val="003087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28739C"/>
    <w:rPr>
      <w:rFonts w:ascii="Century Gothic" w:hAnsi="Century Gothic"/>
      <w:color w:val="404040" w:themeColor="text1" w:themeTint="BF"/>
    </w:rPr>
  </w:style>
  <w:style w:type="character" w:styleId="BulletChar" w:customStyle="1">
    <w:name w:val="Bullet Char"/>
    <w:basedOn w:val="ListParagraphChar"/>
    <w:link w:val="Bullet"/>
    <w:uiPriority w:val="11"/>
    <w:rsid w:val="00F4427E"/>
    <w:rPr>
      <w:rFonts w:ascii="Century Gothic" w:hAnsi="Century Gothic"/>
      <w:color w:val="404040" w:themeColor="text1" w:themeTint="BF"/>
    </w:rPr>
  </w:style>
  <w:style w:type="paragraph" w:styleId="Metadata" w:customStyle="1">
    <w:name w:val="Metadata"/>
    <w:basedOn w:val="Normal"/>
    <w:link w:val="MetadataChar"/>
    <w:uiPriority w:val="14"/>
    <w:qFormat/>
    <w:rsid w:val="0010647D"/>
    <w:rPr>
      <w:b/>
      <w:color w:val="003087"/>
    </w:rPr>
  </w:style>
  <w:style w:type="paragraph" w:styleId="End" w:customStyle="1">
    <w:name w:val="End"/>
    <w:basedOn w:val="Title"/>
    <w:link w:val="EndChar"/>
    <w:uiPriority w:val="15"/>
    <w:qFormat/>
    <w:rsid w:val="007547E8"/>
    <w:rPr>
      <w:b w:val="0"/>
      <w:color w:val="003087"/>
      <w:lang w:eastAsia="en-AU"/>
    </w:rPr>
  </w:style>
  <w:style w:type="character" w:styleId="MetadataChar" w:customStyle="1">
    <w:name w:val="Metadata Char"/>
    <w:basedOn w:val="DefaultParagraphFont"/>
    <w:link w:val="Metadata"/>
    <w:uiPriority w:val="14"/>
    <w:rsid w:val="007547E8"/>
    <w:rPr>
      <w:rFonts w:ascii="Century Gothic" w:hAnsi="Century Gothic"/>
      <w:b/>
      <w:color w:val="003087"/>
    </w:rPr>
  </w:style>
  <w:style w:type="character" w:styleId="EndChar" w:customStyle="1">
    <w:name w:val="End Char"/>
    <w:basedOn w:val="TitleChar"/>
    <w:link w:val="End"/>
    <w:uiPriority w:val="15"/>
    <w:rsid w:val="007547E8"/>
    <w:rPr>
      <w:rFonts w:ascii="Century Gothic" w:hAnsi="Century Gothic" w:eastAsiaTheme="majorEastAsia" w:cstheme="majorBidi"/>
      <w:b w:val="0"/>
      <w:color w:val="003087"/>
      <w:spacing w:val="-10"/>
      <w:kern w:val="28"/>
      <w:sz w:val="56"/>
      <w:szCs w:val="56"/>
      <w:lang w:eastAsia="en-AU"/>
    </w:rPr>
  </w:style>
  <w:style w:type="table" w:styleId="GridTable1Light-Accent5">
    <w:name w:val="Grid Table 1 Light Accent 5"/>
    <w:basedOn w:val="TableNormal"/>
    <w:uiPriority w:val="46"/>
    <w:rsid w:val="0093218A"/>
    <w:pPr>
      <w:spacing w:after="0"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D659E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1Light-Accent1">
    <w:name w:val="Grid Table 1 Light Accent 1"/>
    <w:basedOn w:val="TableNormal"/>
    <w:uiPriority w:val="46"/>
    <w:rsid w:val="00E023F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3">
    <w:name w:val="List Table 2 Accent 3"/>
    <w:basedOn w:val="TableNormal"/>
    <w:uiPriority w:val="47"/>
    <w:rsid w:val="00E023F8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A580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3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6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6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microsoft.com/office/2018/08/relationships/commentsExtensible" Target="commentsExtensible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microsoft.com/office/2016/09/relationships/commentsIds" Target="commentsIds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3a94168-aaf4-4dc3-8cc1-ef9dcbeea62f">
      <Terms xmlns="http://schemas.microsoft.com/office/infopath/2007/PartnerControls"/>
    </lcf76f155ced4ddcb4097134ff3c332f>
    <TaxCatchAll xmlns="30df63bb-03f4-4df1-91e4-a9946879704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745E609EF51C46B246E8FCC257675D" ma:contentTypeVersion="21" ma:contentTypeDescription="Create a new document." ma:contentTypeScope="" ma:versionID="863581321ca0925683a30dd4265ebafb">
  <xsd:schema xmlns:xsd="http://www.w3.org/2001/XMLSchema" xmlns:xs="http://www.w3.org/2001/XMLSchema" xmlns:p="http://schemas.microsoft.com/office/2006/metadata/properties" xmlns:ns1="http://schemas.microsoft.com/sharepoint/v3" xmlns:ns2="a3a94168-aaf4-4dc3-8cc1-ef9dcbeea62f" xmlns:ns3="30df63bb-03f4-4df1-91e4-a99468797042" targetNamespace="http://schemas.microsoft.com/office/2006/metadata/properties" ma:root="true" ma:fieldsID="346271ec4c38c7a900dd711ef46c3f1d" ns1:_="" ns2:_="" ns3:_="">
    <xsd:import namespace="http://schemas.microsoft.com/sharepoint/v3"/>
    <xsd:import namespace="a3a94168-aaf4-4dc3-8cc1-ef9dcbeea62f"/>
    <xsd:import namespace="30df63bb-03f4-4df1-91e4-a99468797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94168-aaf4-4dc3-8cc1-ef9dcbeea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85113c5-7036-4ae5-b6c9-3bc4b8da47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f63bb-03f4-4df1-91e4-a994687970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659e65-ec5a-4c55-92ff-eadfae73082b}" ma:internalName="TaxCatchAll" ma:showField="CatchAllData" ma:web="30df63bb-03f4-4df1-91e4-a994687970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E5CF2-A17A-43CD-ACC0-42FB16E526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1F784D-AD06-4141-BBA5-502FCDB396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56CE6F-77B6-4E25-BA0A-D8F131C685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3D07AB-C976-4C03-AD2D-CBDC9E91A9E4}"/>
</file>

<file path=docMetadata/LabelInfo.xml><?xml version="1.0" encoding="utf-8"?>
<clbl:labelList xmlns:clbl="http://schemas.microsoft.com/office/2020/mipLabelMetadata">
  <clbl:label id="{af1bbf3d-7aa3-4e3f-8173-c8889d944e6a}" enabled="0" method="" siteId="{af1bbf3d-7aa3-4e3f-8173-c8889d944e6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Western Australia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McMahon</dc:creator>
  <cp:keywords/>
  <dc:description/>
  <cp:lastModifiedBy>Fiona Bishop</cp:lastModifiedBy>
  <cp:revision>30</cp:revision>
  <cp:lastPrinted>2019-05-20T05:30:00Z</cp:lastPrinted>
  <dcterms:created xsi:type="dcterms:W3CDTF">2026-01-23T03:44:00Z</dcterms:created>
  <dcterms:modified xsi:type="dcterms:W3CDTF">2026-05-15T05:36:42Z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UWA Document (Confidential)</vt:lpwstr>
  </property>
  <property fmtid="{D5CDD505-2E9C-101B-9397-08002B2CF9AE}" pid="5" name="ClassificationContentMarkingFooterShapeIds">
    <vt:lpwstr>5,7,a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This is a UWA Official document not authorised for public access.</vt:lpwstr>
  </property>
  <property fmtid="{D5CDD505-2E9C-101B-9397-08002B2CF9AE}" pid="8" name="MSIP_Label_966a370e-aac5-4d9e-927a-80ecccfffb42_Enabled">
    <vt:lpwstr>true</vt:lpwstr>
  </property>
  <property fmtid="{D5CDD505-2E9C-101B-9397-08002B2CF9AE}" pid="9" name="MSIP_Label_966a370e-aac5-4d9e-927a-80ecccfffb42_SetDate">
    <vt:lpwstr>2023-08-08T04:11:42Z</vt:lpwstr>
  </property>
  <property fmtid="{D5CDD505-2E9C-101B-9397-08002B2CF9AE}" pid="10" name="MSIP_Label_966a370e-aac5-4d9e-927a-80ecccfffb42_Method">
    <vt:lpwstr>Privileged</vt:lpwstr>
  </property>
  <property fmtid="{D5CDD505-2E9C-101B-9397-08002B2CF9AE}" pid="11" name="MSIP_Label_966a370e-aac5-4d9e-927a-80ecccfffb42_Name">
    <vt:lpwstr>UWA Confidential Document</vt:lpwstr>
  </property>
  <property fmtid="{D5CDD505-2E9C-101B-9397-08002B2CF9AE}" pid="12" name="MSIP_Label_966a370e-aac5-4d9e-927a-80ecccfffb42_SiteId">
    <vt:lpwstr>05894af0-cb28-46d8-8716-74cdb46e2226</vt:lpwstr>
  </property>
  <property fmtid="{D5CDD505-2E9C-101B-9397-08002B2CF9AE}" pid="13" name="MSIP_Label_966a370e-aac5-4d9e-927a-80ecccfffb42_ActionId">
    <vt:lpwstr>9fbee6b9-1d67-48f7-b019-ec1699e08418</vt:lpwstr>
  </property>
  <property fmtid="{D5CDD505-2E9C-101B-9397-08002B2CF9AE}" pid="14" name="MSIP_Label_966a370e-aac5-4d9e-927a-80ecccfffb42_ContentBits">
    <vt:lpwstr>3</vt:lpwstr>
  </property>
  <property fmtid="{D5CDD505-2E9C-101B-9397-08002B2CF9AE}" pid="15" name="ContentTypeId">
    <vt:lpwstr>0x01010016745E609EF51C46B246E8FCC257675D</vt:lpwstr>
  </property>
  <property fmtid="{D5CDD505-2E9C-101B-9397-08002B2CF9AE}" pid="16" name="_dlc_DocIdItemGuid">
    <vt:lpwstr>76fe0975-ad80-4c8d-b6f2-17ce4655a0dc</vt:lpwstr>
  </property>
  <property fmtid="{D5CDD505-2E9C-101B-9397-08002B2CF9AE}" pid="17" name="docLang">
    <vt:lpwstr>en</vt:lpwstr>
  </property>
  <property fmtid="{D5CDD505-2E9C-101B-9397-08002B2CF9AE}" pid="18" name="MediaServiceImageTags">
    <vt:lpwstr/>
  </property>
</Properties>
</file>